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8517B3" w14:textId="52C8B7DD" w:rsidR="0077627E" w:rsidRDefault="0077627E" w:rsidP="002B6AB7">
      <w:pPr>
        <w:spacing w:line="360" w:lineRule="auto"/>
        <w:rPr>
          <w:ins w:id="0" w:author="Marianne" w:date="2021-08-07T21:50:00Z"/>
          <w:rFonts w:ascii="Times" w:hAnsi="Times"/>
          <w:b/>
          <w:lang w:val="en-US"/>
        </w:rPr>
      </w:pPr>
      <w:ins w:id="1" w:author="Marianne" w:date="2021-08-07T21:50:00Z">
        <w:r>
          <w:rPr>
            <w:rFonts w:ascii="Times" w:hAnsi="Times"/>
            <w:b/>
            <w:lang w:val="en-US"/>
          </w:rPr>
          <w:t>Title:</w:t>
        </w:r>
      </w:ins>
    </w:p>
    <w:p w14:paraId="59EC215C" w14:textId="77777777" w:rsidR="0077627E" w:rsidRDefault="0077627E" w:rsidP="002B6AB7">
      <w:pPr>
        <w:spacing w:line="360" w:lineRule="auto"/>
        <w:rPr>
          <w:ins w:id="2" w:author="Marianne" w:date="2021-08-07T21:50:00Z"/>
          <w:rFonts w:ascii="Times" w:hAnsi="Times"/>
          <w:b/>
          <w:lang w:val="en-US"/>
        </w:rPr>
      </w:pPr>
    </w:p>
    <w:p w14:paraId="79427345" w14:textId="5CFE4F2F" w:rsidR="0077627E" w:rsidRDefault="0077627E" w:rsidP="002B6AB7">
      <w:pPr>
        <w:spacing w:line="360" w:lineRule="auto"/>
        <w:rPr>
          <w:ins w:id="3" w:author="Marianne" w:date="2021-08-07T21:50:00Z"/>
          <w:rFonts w:ascii="Times" w:hAnsi="Times"/>
          <w:b/>
          <w:lang w:val="en-US"/>
        </w:rPr>
      </w:pPr>
      <w:ins w:id="4" w:author="Marianne" w:date="2021-08-07T21:50:00Z">
        <w:r>
          <w:rPr>
            <w:rFonts w:ascii="Times" w:hAnsi="Times"/>
            <w:b/>
            <w:lang w:val="en-US"/>
          </w:rPr>
          <w:t xml:space="preserve">(PNAS, </w:t>
        </w:r>
        <w:proofErr w:type="spellStart"/>
        <w:r>
          <w:rPr>
            <w:rFonts w:ascii="Times" w:hAnsi="Times"/>
            <w:b/>
            <w:lang w:val="en-US"/>
          </w:rPr>
          <w:t>Curr</w:t>
        </w:r>
        <w:proofErr w:type="spellEnd"/>
        <w:r>
          <w:rPr>
            <w:rFonts w:ascii="Times" w:hAnsi="Times"/>
            <w:b/>
            <w:lang w:val="en-US"/>
          </w:rPr>
          <w:t xml:space="preserve"> </w:t>
        </w:r>
        <w:proofErr w:type="spellStart"/>
        <w:r>
          <w:rPr>
            <w:rFonts w:ascii="Times" w:hAnsi="Times"/>
            <w:b/>
            <w:lang w:val="en-US"/>
          </w:rPr>
          <w:t>Biol</w:t>
        </w:r>
        <w:proofErr w:type="spellEnd"/>
        <w:r>
          <w:rPr>
            <w:rFonts w:ascii="Times" w:hAnsi="Times"/>
            <w:b/>
            <w:lang w:val="en-US"/>
          </w:rPr>
          <w:t xml:space="preserve">, </w:t>
        </w:r>
        <w:proofErr w:type="spellStart"/>
        <w:r>
          <w:rPr>
            <w:rFonts w:ascii="Times" w:hAnsi="Times"/>
            <w:b/>
            <w:lang w:val="en-US"/>
          </w:rPr>
          <w:t>Evol</w:t>
        </w:r>
        <w:proofErr w:type="spellEnd"/>
        <w:r>
          <w:rPr>
            <w:rFonts w:ascii="Times" w:hAnsi="Times"/>
            <w:b/>
            <w:lang w:val="en-US"/>
          </w:rPr>
          <w:t xml:space="preserve"> Let, Nat </w:t>
        </w:r>
        <w:proofErr w:type="spellStart"/>
        <w:r>
          <w:rPr>
            <w:rFonts w:ascii="Times" w:hAnsi="Times"/>
            <w:b/>
            <w:lang w:val="en-US"/>
          </w:rPr>
          <w:t>Ecol</w:t>
        </w:r>
        <w:proofErr w:type="spellEnd"/>
        <w:r>
          <w:rPr>
            <w:rFonts w:ascii="Times" w:hAnsi="Times"/>
            <w:b/>
            <w:lang w:val="en-US"/>
          </w:rPr>
          <w:t xml:space="preserve"> </w:t>
        </w:r>
        <w:proofErr w:type="spellStart"/>
        <w:r>
          <w:rPr>
            <w:rFonts w:ascii="Times" w:hAnsi="Times"/>
            <w:b/>
            <w:lang w:val="en-US"/>
          </w:rPr>
          <w:t>Evol</w:t>
        </w:r>
      </w:ins>
      <w:proofErr w:type="spellEnd"/>
      <w:ins w:id="5" w:author="Marianne" w:date="2021-08-07T21:51:00Z">
        <w:r>
          <w:rPr>
            <w:rFonts w:ascii="Times" w:hAnsi="Times"/>
            <w:b/>
            <w:lang w:val="en-US"/>
          </w:rPr>
          <w:t>…)</w:t>
        </w:r>
      </w:ins>
    </w:p>
    <w:p w14:paraId="24EB2132" w14:textId="77777777" w:rsidR="0077627E" w:rsidRDefault="0077627E" w:rsidP="002B6AB7">
      <w:pPr>
        <w:spacing w:line="360" w:lineRule="auto"/>
        <w:rPr>
          <w:ins w:id="6" w:author="Marianne" w:date="2021-08-07T21:50:00Z"/>
          <w:rFonts w:ascii="Times" w:hAnsi="Times"/>
          <w:b/>
          <w:lang w:val="en-US"/>
        </w:rPr>
      </w:pPr>
    </w:p>
    <w:p w14:paraId="6B6535AE" w14:textId="77777777" w:rsidR="0077627E" w:rsidRDefault="0077627E" w:rsidP="002B6AB7">
      <w:pPr>
        <w:spacing w:line="360" w:lineRule="auto"/>
        <w:rPr>
          <w:ins w:id="7" w:author="Marianne" w:date="2021-08-07T21:50:00Z"/>
          <w:rFonts w:ascii="Times" w:hAnsi="Times"/>
          <w:b/>
          <w:lang w:val="en-US"/>
        </w:rPr>
      </w:pPr>
    </w:p>
    <w:p w14:paraId="54D36D9B" w14:textId="77777777" w:rsidR="003A1D17" w:rsidRPr="00121BA2" w:rsidRDefault="00295B5A" w:rsidP="002B6AB7">
      <w:pPr>
        <w:spacing w:line="360" w:lineRule="auto"/>
        <w:rPr>
          <w:rFonts w:ascii="Times" w:hAnsi="Times"/>
          <w:b/>
          <w:lang w:val="en-US"/>
        </w:rPr>
      </w:pPr>
      <w:commentRangeStart w:id="8"/>
      <w:r w:rsidRPr="00121BA2">
        <w:rPr>
          <w:rFonts w:ascii="Times" w:hAnsi="Times"/>
          <w:b/>
          <w:lang w:val="en-US"/>
        </w:rPr>
        <w:t>Introduction</w:t>
      </w:r>
      <w:commentRangeEnd w:id="8"/>
      <w:r w:rsidR="00034B98">
        <w:rPr>
          <w:rStyle w:val="CommentReference"/>
        </w:rPr>
        <w:commentReference w:id="8"/>
      </w:r>
    </w:p>
    <w:p w14:paraId="6A6BAFFC" w14:textId="6E4A225D" w:rsidR="001745B5" w:rsidRPr="001745B5" w:rsidRDefault="001745B5" w:rsidP="001745B5">
      <w:pPr>
        <w:spacing w:line="360" w:lineRule="auto"/>
        <w:rPr>
          <w:rFonts w:ascii="Times" w:hAnsi="Times"/>
          <w:lang w:val="en-US"/>
        </w:rPr>
      </w:pPr>
      <w:r w:rsidRPr="001745B5">
        <w:rPr>
          <w:rFonts w:ascii="Times" w:hAnsi="Times"/>
          <w:lang w:val="en-US"/>
        </w:rPr>
        <w:t xml:space="preserve">Müllerian mimicry, whereby defended prey species locally converge </w:t>
      </w:r>
      <w:r w:rsidR="0077627E">
        <w:rPr>
          <w:rFonts w:ascii="Times" w:hAnsi="Times"/>
          <w:lang w:val="en-US"/>
        </w:rPr>
        <w:t>on</w:t>
      </w:r>
      <w:r w:rsidR="0077627E" w:rsidRPr="001745B5">
        <w:rPr>
          <w:rFonts w:ascii="Times" w:hAnsi="Times"/>
          <w:lang w:val="en-US"/>
        </w:rPr>
        <w:t xml:space="preserve"> </w:t>
      </w:r>
      <w:r w:rsidRPr="001745B5">
        <w:rPr>
          <w:rFonts w:ascii="Times" w:hAnsi="Times"/>
          <w:lang w:val="en-US"/>
        </w:rPr>
        <w:t xml:space="preserve">a warning signal that is learnt and avoided by predators, is one of the most compelling examples of natural selection. Müllerian mimicry among co-occurring species arises through positive frequency-dependent selection on the warning signal (Müller 1879, </w:t>
      </w:r>
      <w:proofErr w:type="spellStart"/>
      <w:r w:rsidRPr="001745B5">
        <w:rPr>
          <w:rFonts w:ascii="Times" w:hAnsi="Times"/>
          <w:lang w:val="en-US"/>
        </w:rPr>
        <w:t>Sherratt</w:t>
      </w:r>
      <w:proofErr w:type="spellEnd"/>
      <w:r w:rsidRPr="001745B5">
        <w:rPr>
          <w:rFonts w:ascii="Times" w:hAnsi="Times"/>
          <w:lang w:val="en-US"/>
        </w:rPr>
        <w:t xml:space="preserve"> 2008), because the mortality risk entailed by predator learning is diluted among individuals of all the species that share the same warning signal. Müllerian mimicry is therefore considered as a type of mutualistic interaction, in which individuals from a given species benefit from co-occurring with individuals belonging to co-mimetic species. </w:t>
      </w:r>
    </w:p>
    <w:p w14:paraId="404B50AE" w14:textId="77777777" w:rsidR="001745B5" w:rsidRPr="001745B5" w:rsidRDefault="001745B5" w:rsidP="001745B5">
      <w:pPr>
        <w:spacing w:line="360" w:lineRule="auto"/>
        <w:rPr>
          <w:rFonts w:ascii="Times" w:hAnsi="Times"/>
          <w:lang w:val="en-US"/>
        </w:rPr>
      </w:pPr>
      <w:r w:rsidRPr="001745B5">
        <w:rPr>
          <w:rFonts w:ascii="Times" w:hAnsi="Times"/>
          <w:lang w:val="en-US"/>
        </w:rPr>
        <w:t xml:space="preserve">Müllerian mimicry is widespread across the animal kingdom, and has evolved independently in multiple lineages, including frogs (e. g., </w:t>
      </w:r>
      <w:commentRangeStart w:id="9"/>
      <w:proofErr w:type="spellStart"/>
      <w:r w:rsidRPr="001745B5">
        <w:rPr>
          <w:rFonts w:ascii="Times" w:hAnsi="Times"/>
          <w:lang w:val="en-GB"/>
        </w:rPr>
        <w:t>Symula</w:t>
      </w:r>
      <w:proofErr w:type="spellEnd"/>
      <w:r w:rsidRPr="001745B5">
        <w:rPr>
          <w:rFonts w:ascii="Times" w:hAnsi="Times"/>
          <w:lang w:val="en-GB"/>
        </w:rPr>
        <w:t xml:space="preserve"> </w:t>
      </w:r>
      <w:commentRangeEnd w:id="9"/>
      <w:r w:rsidRPr="001745B5">
        <w:rPr>
          <w:rFonts w:ascii="Times" w:hAnsi="Times"/>
          <w:lang w:val="en-US"/>
        </w:rPr>
        <w:commentReference w:id="9"/>
      </w:r>
      <w:r w:rsidRPr="001745B5">
        <w:rPr>
          <w:rFonts w:ascii="Times" w:hAnsi="Times"/>
          <w:lang w:val="en-GB"/>
        </w:rPr>
        <w:t>et al. 2001</w:t>
      </w:r>
      <w:r w:rsidRPr="001745B5">
        <w:rPr>
          <w:rFonts w:ascii="Times" w:hAnsi="Times"/>
          <w:lang w:val="en-US"/>
        </w:rPr>
        <w:t xml:space="preserve">), snakes (e. g., </w:t>
      </w:r>
      <w:commentRangeStart w:id="11"/>
      <w:r w:rsidRPr="001745B5">
        <w:rPr>
          <w:rFonts w:ascii="Times" w:hAnsi="Times"/>
          <w:lang w:val="en-GB"/>
        </w:rPr>
        <w:t xml:space="preserve">Sanders </w:t>
      </w:r>
      <w:commentRangeEnd w:id="11"/>
      <w:r w:rsidRPr="001745B5">
        <w:rPr>
          <w:rFonts w:ascii="Times" w:hAnsi="Times"/>
          <w:lang w:val="en-US"/>
        </w:rPr>
        <w:commentReference w:id="11"/>
      </w:r>
      <w:r w:rsidRPr="001745B5">
        <w:rPr>
          <w:rFonts w:ascii="Times" w:hAnsi="Times"/>
          <w:lang w:val="en-GB"/>
        </w:rPr>
        <w:t>et al. 2006</w:t>
      </w:r>
      <w:r w:rsidRPr="001745B5">
        <w:rPr>
          <w:rFonts w:ascii="Times" w:hAnsi="Times"/>
          <w:lang w:val="en-US"/>
        </w:rPr>
        <w:t>), catfish (</w:t>
      </w:r>
      <w:proofErr w:type="spellStart"/>
      <w:r w:rsidRPr="001745B5">
        <w:rPr>
          <w:rFonts w:ascii="Times" w:hAnsi="Times"/>
          <w:lang w:val="en-US"/>
        </w:rPr>
        <w:t>Alexandrou</w:t>
      </w:r>
      <w:proofErr w:type="spellEnd"/>
      <w:r w:rsidRPr="001745B5">
        <w:rPr>
          <w:rFonts w:ascii="Times" w:hAnsi="Times"/>
          <w:lang w:val="en-US"/>
        </w:rPr>
        <w:t xml:space="preserve"> et al. 2011), butterflies and moths (e. g., </w:t>
      </w:r>
      <w:proofErr w:type="spellStart"/>
      <w:r w:rsidRPr="001745B5">
        <w:rPr>
          <w:rFonts w:ascii="Times" w:hAnsi="Times"/>
          <w:lang w:val="en-US"/>
        </w:rPr>
        <w:t>Beccaloni</w:t>
      </w:r>
      <w:proofErr w:type="spellEnd"/>
      <w:r w:rsidRPr="001745B5">
        <w:rPr>
          <w:rFonts w:ascii="Times" w:hAnsi="Times"/>
          <w:lang w:val="en-US"/>
        </w:rPr>
        <w:t xml:space="preserve"> 1997), bees and wasps (e. g., </w:t>
      </w:r>
      <w:commentRangeStart w:id="13"/>
      <w:r w:rsidRPr="001745B5">
        <w:rPr>
          <w:rFonts w:ascii="Times" w:hAnsi="Times"/>
          <w:lang w:val="en-US"/>
        </w:rPr>
        <w:t xml:space="preserve">Wilson </w:t>
      </w:r>
      <w:commentRangeEnd w:id="13"/>
      <w:r w:rsidRPr="001745B5">
        <w:rPr>
          <w:rFonts w:ascii="Times" w:hAnsi="Times"/>
          <w:lang w:val="en-US"/>
        </w:rPr>
        <w:commentReference w:id="13"/>
      </w:r>
      <w:r w:rsidRPr="001745B5">
        <w:rPr>
          <w:rFonts w:ascii="Times" w:hAnsi="Times"/>
          <w:lang w:val="en-US"/>
        </w:rPr>
        <w:t xml:space="preserve">et al. 2012, </w:t>
      </w:r>
      <w:commentRangeStart w:id="15"/>
      <w:proofErr w:type="spellStart"/>
      <w:r w:rsidRPr="001745B5">
        <w:rPr>
          <w:rFonts w:ascii="Times" w:hAnsi="Times"/>
          <w:lang w:val="en-US"/>
        </w:rPr>
        <w:t>Ezray</w:t>
      </w:r>
      <w:proofErr w:type="spellEnd"/>
      <w:r w:rsidRPr="001745B5">
        <w:rPr>
          <w:rFonts w:ascii="Times" w:hAnsi="Times"/>
          <w:lang w:val="en-US"/>
        </w:rPr>
        <w:t xml:space="preserve"> </w:t>
      </w:r>
      <w:commentRangeEnd w:id="15"/>
      <w:r w:rsidRPr="001745B5">
        <w:rPr>
          <w:rFonts w:ascii="Times" w:hAnsi="Times"/>
          <w:lang w:val="en-US"/>
        </w:rPr>
        <w:commentReference w:id="15"/>
      </w:r>
      <w:r w:rsidRPr="001745B5">
        <w:rPr>
          <w:rFonts w:ascii="Times" w:hAnsi="Times"/>
          <w:lang w:val="en-US"/>
        </w:rPr>
        <w:t xml:space="preserve">et al. 2019) and beetles (e. g., Muñoz-Ramírez et al. </w:t>
      </w:r>
      <w:commentRangeStart w:id="16"/>
      <w:r w:rsidRPr="001745B5">
        <w:rPr>
          <w:rFonts w:ascii="Times" w:hAnsi="Times"/>
          <w:lang w:val="en-US"/>
        </w:rPr>
        <w:t>2016</w:t>
      </w:r>
      <w:commentRangeEnd w:id="16"/>
      <w:r w:rsidRPr="001745B5">
        <w:rPr>
          <w:rFonts w:ascii="Times" w:hAnsi="Times"/>
          <w:lang w:val="en-US"/>
        </w:rPr>
        <w:commentReference w:id="16"/>
      </w:r>
      <w:r w:rsidRPr="001745B5">
        <w:rPr>
          <w:rFonts w:ascii="Times" w:hAnsi="Times"/>
          <w:lang w:val="en-US"/>
        </w:rPr>
        <w:t xml:space="preserve">). Müllerian mimicry is particularly widespread in Lepidoptera (moths and butterflies), where wing color patterns primarily carry the advertising warning signal, and is well-studied in butterflies, especially in the speciose neotropical genus </w:t>
      </w:r>
      <w:proofErr w:type="spellStart"/>
      <w:r w:rsidRPr="001745B5">
        <w:rPr>
          <w:rFonts w:ascii="Times" w:hAnsi="Times"/>
          <w:i/>
          <w:lang w:val="en-US"/>
        </w:rPr>
        <w:t>Heliconius</w:t>
      </w:r>
      <w:proofErr w:type="spellEnd"/>
      <w:r w:rsidRPr="001745B5">
        <w:rPr>
          <w:rFonts w:ascii="Times" w:hAnsi="Times"/>
          <w:lang w:val="en-US"/>
        </w:rPr>
        <w:t xml:space="preserve"> (46 species) and tribe </w:t>
      </w:r>
      <w:proofErr w:type="spellStart"/>
      <w:r w:rsidRPr="001745B5">
        <w:rPr>
          <w:rFonts w:ascii="Times" w:hAnsi="Times"/>
          <w:lang w:val="en-US"/>
        </w:rPr>
        <w:t>Ithomiini</w:t>
      </w:r>
      <w:proofErr w:type="spellEnd"/>
      <w:r w:rsidRPr="001745B5">
        <w:rPr>
          <w:rFonts w:ascii="Times" w:hAnsi="Times"/>
          <w:lang w:val="en-US"/>
        </w:rPr>
        <w:t xml:space="preserve"> (393 species). </w:t>
      </w:r>
    </w:p>
    <w:p w14:paraId="59DEC14A" w14:textId="77777777" w:rsidR="005836CA" w:rsidRDefault="001745B5" w:rsidP="002B6AB7">
      <w:pPr>
        <w:spacing w:line="360" w:lineRule="auto"/>
        <w:rPr>
          <w:rFonts w:ascii="Times" w:hAnsi="Times"/>
          <w:lang w:val="en-US"/>
        </w:rPr>
      </w:pPr>
      <w:r w:rsidRPr="001745B5">
        <w:rPr>
          <w:rFonts w:ascii="Times" w:hAnsi="Times"/>
          <w:lang w:val="en-US"/>
        </w:rPr>
        <w:t xml:space="preserve">Numerous theoretical, experimental, genomic and ecological studies in butterflies have evidenced that Müllerian mimicry is a strong evolutionary force (Elias and </w:t>
      </w:r>
      <w:proofErr w:type="spellStart"/>
      <w:r w:rsidRPr="001745B5">
        <w:rPr>
          <w:rFonts w:ascii="Times" w:hAnsi="Times"/>
          <w:lang w:val="en-US"/>
        </w:rPr>
        <w:t>Joron</w:t>
      </w:r>
      <w:proofErr w:type="spellEnd"/>
      <w:r w:rsidRPr="001745B5">
        <w:rPr>
          <w:rFonts w:ascii="Times" w:hAnsi="Times"/>
          <w:lang w:val="en-US"/>
        </w:rPr>
        <w:t xml:space="preserve"> 2015). The strength of frequency-dependent selection incurred by predation has been convincingly shown empirically in </w:t>
      </w:r>
      <w:proofErr w:type="spellStart"/>
      <w:r w:rsidRPr="001745B5">
        <w:rPr>
          <w:rFonts w:ascii="Times" w:hAnsi="Times"/>
          <w:i/>
          <w:lang w:val="en-US"/>
        </w:rPr>
        <w:t>Heliconius</w:t>
      </w:r>
      <w:proofErr w:type="spellEnd"/>
      <w:r w:rsidRPr="001745B5">
        <w:rPr>
          <w:rFonts w:ascii="Times" w:hAnsi="Times"/>
          <w:i/>
          <w:lang w:val="en-US"/>
        </w:rPr>
        <w:t xml:space="preserve"> </w:t>
      </w:r>
      <w:r w:rsidRPr="001745B5">
        <w:rPr>
          <w:rFonts w:ascii="Times" w:hAnsi="Times"/>
          <w:lang w:val="en-US"/>
        </w:rPr>
        <w:t xml:space="preserve">butterflies (e. g., Mallet and Barton </w:t>
      </w:r>
      <w:commentRangeStart w:id="17"/>
      <w:r w:rsidRPr="001745B5">
        <w:rPr>
          <w:rFonts w:ascii="Times" w:hAnsi="Times"/>
          <w:lang w:val="en-US"/>
        </w:rPr>
        <w:t>1989</w:t>
      </w:r>
      <w:commentRangeEnd w:id="17"/>
      <w:r w:rsidRPr="001745B5">
        <w:rPr>
          <w:rFonts w:ascii="Times" w:hAnsi="Times"/>
          <w:lang w:val="en-US"/>
        </w:rPr>
        <w:commentReference w:id="17"/>
      </w:r>
      <w:r w:rsidRPr="001745B5">
        <w:rPr>
          <w:rFonts w:ascii="Times" w:hAnsi="Times"/>
          <w:lang w:val="en-US"/>
        </w:rPr>
        <w:t xml:space="preserve">, Kapan </w:t>
      </w:r>
      <w:commentRangeStart w:id="18"/>
      <w:r w:rsidRPr="001745B5">
        <w:rPr>
          <w:rFonts w:ascii="Times" w:hAnsi="Times"/>
          <w:lang w:val="en-US"/>
        </w:rPr>
        <w:t>2001</w:t>
      </w:r>
      <w:commentRangeEnd w:id="18"/>
      <w:r w:rsidRPr="001745B5">
        <w:rPr>
          <w:rFonts w:ascii="Times" w:hAnsi="Times"/>
          <w:lang w:val="en-US"/>
        </w:rPr>
        <w:commentReference w:id="18"/>
      </w:r>
      <w:r w:rsidRPr="001745B5">
        <w:rPr>
          <w:rFonts w:ascii="Times" w:hAnsi="Times"/>
          <w:lang w:val="en-US"/>
        </w:rPr>
        <w:t xml:space="preserve">, Chouteau et al. </w:t>
      </w:r>
      <w:commentRangeStart w:id="19"/>
      <w:r w:rsidRPr="001745B5">
        <w:rPr>
          <w:rFonts w:ascii="Times" w:hAnsi="Times"/>
          <w:lang w:val="en-US"/>
        </w:rPr>
        <w:t>2016</w:t>
      </w:r>
      <w:commentRangeEnd w:id="19"/>
      <w:r w:rsidRPr="001745B5">
        <w:rPr>
          <w:rFonts w:ascii="Times" w:hAnsi="Times"/>
          <w:lang w:val="en-US"/>
        </w:rPr>
        <w:commentReference w:id="19"/>
      </w:r>
      <w:r w:rsidRPr="001745B5">
        <w:rPr>
          <w:rFonts w:ascii="Times" w:hAnsi="Times"/>
          <w:lang w:val="en-US"/>
        </w:rPr>
        <w:t xml:space="preserve">), and has led to striking convergence among species eventually belonging to distantly related families, such as that observed between </w:t>
      </w:r>
      <w:proofErr w:type="spellStart"/>
      <w:r w:rsidRPr="001745B5">
        <w:rPr>
          <w:rFonts w:ascii="Times" w:hAnsi="Times"/>
          <w:lang w:val="en-US"/>
        </w:rPr>
        <w:t>erebid</w:t>
      </w:r>
      <w:proofErr w:type="spellEnd"/>
      <w:r w:rsidRPr="001745B5">
        <w:rPr>
          <w:rFonts w:ascii="Times" w:hAnsi="Times"/>
          <w:lang w:val="en-US"/>
        </w:rPr>
        <w:t xml:space="preserve"> moths and nymphalid butterflies (</w:t>
      </w:r>
      <w:proofErr w:type="spellStart"/>
      <w:r w:rsidRPr="001745B5">
        <w:rPr>
          <w:rFonts w:ascii="Times" w:hAnsi="Times"/>
          <w:lang w:val="en-US"/>
        </w:rPr>
        <w:t>Beccaloni</w:t>
      </w:r>
      <w:proofErr w:type="spellEnd"/>
      <w:r w:rsidRPr="001745B5">
        <w:rPr>
          <w:rFonts w:ascii="Times" w:hAnsi="Times"/>
          <w:lang w:val="en-US"/>
        </w:rPr>
        <w:t xml:space="preserve"> 1997). In addition to color pattern, Müllerian mimicry affect</w:t>
      </w:r>
      <w:r w:rsidR="00A00FF7">
        <w:rPr>
          <w:rFonts w:ascii="Times" w:hAnsi="Times"/>
          <w:lang w:val="en-US"/>
        </w:rPr>
        <w:t>s</w:t>
      </w:r>
      <w:r w:rsidRPr="001745B5">
        <w:rPr>
          <w:rFonts w:ascii="Times" w:hAnsi="Times"/>
          <w:lang w:val="en-US"/>
        </w:rPr>
        <w:t xml:space="preserve"> the evolution of multiple other features of mimetic species, including mating behavior (e. g., </w:t>
      </w:r>
      <w:proofErr w:type="spellStart"/>
      <w:r w:rsidRPr="001745B5">
        <w:rPr>
          <w:rFonts w:ascii="Times" w:hAnsi="Times"/>
          <w:lang w:val="en-US"/>
        </w:rPr>
        <w:t>Jiggins</w:t>
      </w:r>
      <w:proofErr w:type="spellEnd"/>
      <w:r w:rsidRPr="001745B5">
        <w:rPr>
          <w:rFonts w:ascii="Times" w:hAnsi="Times"/>
          <w:lang w:val="en-US"/>
        </w:rPr>
        <w:t xml:space="preserve"> et al </w:t>
      </w:r>
      <w:commentRangeStart w:id="20"/>
      <w:r w:rsidRPr="001745B5">
        <w:rPr>
          <w:rFonts w:ascii="Times" w:hAnsi="Times"/>
          <w:lang w:val="en-US"/>
        </w:rPr>
        <w:t>2001</w:t>
      </w:r>
      <w:commentRangeEnd w:id="20"/>
      <w:r w:rsidRPr="001745B5">
        <w:rPr>
          <w:rFonts w:ascii="Times" w:hAnsi="Times"/>
          <w:lang w:val="en-US"/>
        </w:rPr>
        <w:commentReference w:id="20"/>
      </w:r>
      <w:r w:rsidRPr="001745B5">
        <w:rPr>
          <w:rFonts w:ascii="Times" w:hAnsi="Times"/>
          <w:lang w:val="en-US"/>
        </w:rPr>
        <w:t xml:space="preserve">, Chouteau et al. </w:t>
      </w:r>
      <w:commentRangeStart w:id="21"/>
      <w:r w:rsidRPr="001745B5">
        <w:rPr>
          <w:rFonts w:ascii="Times" w:hAnsi="Times"/>
          <w:lang w:val="en-US"/>
        </w:rPr>
        <w:t>2017</w:t>
      </w:r>
      <w:commentRangeEnd w:id="21"/>
      <w:r w:rsidRPr="001745B5">
        <w:rPr>
          <w:rFonts w:ascii="Times" w:hAnsi="Times"/>
          <w:lang w:val="en-US"/>
        </w:rPr>
        <w:commentReference w:id="21"/>
      </w:r>
      <w:r w:rsidRPr="001745B5">
        <w:rPr>
          <w:rFonts w:ascii="Times" w:hAnsi="Times"/>
          <w:lang w:val="en-US"/>
        </w:rPr>
        <w:t xml:space="preserve">, </w:t>
      </w:r>
      <w:commentRangeStart w:id="22"/>
      <w:r w:rsidRPr="001745B5">
        <w:rPr>
          <w:rFonts w:ascii="Times" w:hAnsi="Times"/>
          <w:lang w:val="en-US"/>
        </w:rPr>
        <w:t xml:space="preserve">Maisonneuve </w:t>
      </w:r>
      <w:commentRangeEnd w:id="22"/>
      <w:r w:rsidRPr="001745B5">
        <w:rPr>
          <w:rFonts w:ascii="Times" w:hAnsi="Times"/>
          <w:lang w:val="en-US"/>
        </w:rPr>
        <w:commentReference w:id="22"/>
      </w:r>
      <w:r w:rsidRPr="001745B5">
        <w:rPr>
          <w:rFonts w:ascii="Times" w:hAnsi="Times"/>
          <w:lang w:val="en-US"/>
        </w:rPr>
        <w:t xml:space="preserve">et al. 2020), the genetic architecture of color pattern variation (e. g., </w:t>
      </w:r>
      <w:proofErr w:type="spellStart"/>
      <w:r w:rsidRPr="001745B5">
        <w:rPr>
          <w:rFonts w:ascii="Times" w:hAnsi="Times"/>
          <w:lang w:val="en-US"/>
        </w:rPr>
        <w:t>Joron</w:t>
      </w:r>
      <w:proofErr w:type="spellEnd"/>
      <w:r w:rsidRPr="001745B5">
        <w:rPr>
          <w:rFonts w:ascii="Times" w:hAnsi="Times"/>
          <w:lang w:val="en-US"/>
        </w:rPr>
        <w:t xml:space="preserve"> et al. </w:t>
      </w:r>
      <w:commentRangeStart w:id="23"/>
      <w:r w:rsidRPr="001745B5">
        <w:rPr>
          <w:rFonts w:ascii="Times" w:hAnsi="Times"/>
          <w:lang w:val="en-US"/>
        </w:rPr>
        <w:t>2011</w:t>
      </w:r>
      <w:commentRangeEnd w:id="23"/>
      <w:r w:rsidRPr="001745B5">
        <w:rPr>
          <w:rFonts w:ascii="Times" w:hAnsi="Times"/>
          <w:lang w:val="en-US"/>
        </w:rPr>
        <w:commentReference w:id="23"/>
      </w:r>
      <w:r w:rsidRPr="001745B5">
        <w:rPr>
          <w:rFonts w:ascii="Times" w:hAnsi="Times"/>
          <w:lang w:val="en-US"/>
        </w:rPr>
        <w:t xml:space="preserve">, Le </w:t>
      </w:r>
      <w:proofErr w:type="spellStart"/>
      <w:r w:rsidRPr="001745B5">
        <w:rPr>
          <w:rFonts w:ascii="Times" w:hAnsi="Times"/>
          <w:lang w:val="en-US"/>
        </w:rPr>
        <w:t>Poul</w:t>
      </w:r>
      <w:proofErr w:type="spellEnd"/>
      <w:r w:rsidRPr="001745B5">
        <w:rPr>
          <w:rFonts w:ascii="Times" w:hAnsi="Times"/>
          <w:lang w:val="en-US"/>
        </w:rPr>
        <w:t xml:space="preserve"> et al. </w:t>
      </w:r>
      <w:commentRangeStart w:id="24"/>
      <w:r w:rsidRPr="001745B5">
        <w:rPr>
          <w:rFonts w:ascii="Times" w:hAnsi="Times"/>
          <w:lang w:val="en-US"/>
        </w:rPr>
        <w:t>2014</w:t>
      </w:r>
      <w:commentRangeEnd w:id="24"/>
      <w:r w:rsidRPr="001745B5">
        <w:rPr>
          <w:rFonts w:ascii="Times" w:hAnsi="Times"/>
          <w:lang w:val="en-US"/>
        </w:rPr>
        <w:commentReference w:id="24"/>
      </w:r>
      <w:r w:rsidRPr="001745B5">
        <w:rPr>
          <w:rFonts w:ascii="Times" w:hAnsi="Times"/>
          <w:lang w:val="en-US"/>
        </w:rPr>
        <w:t xml:space="preserve">) and the evolution of multidimensional ecological niche at various spatial scales (Elias et al. 2008 </w:t>
      </w:r>
      <w:proofErr w:type="spellStart"/>
      <w:r w:rsidRPr="001745B5">
        <w:rPr>
          <w:rFonts w:ascii="Times" w:hAnsi="Times"/>
          <w:lang w:val="en-US"/>
        </w:rPr>
        <w:t>PloS</w:t>
      </w:r>
      <w:proofErr w:type="spellEnd"/>
      <w:r w:rsidRPr="001745B5">
        <w:rPr>
          <w:rFonts w:ascii="Times" w:hAnsi="Times"/>
          <w:lang w:val="en-US"/>
        </w:rPr>
        <w:t xml:space="preserve"> </w:t>
      </w:r>
      <w:proofErr w:type="spellStart"/>
      <w:r w:rsidRPr="001745B5">
        <w:rPr>
          <w:rFonts w:ascii="Times" w:hAnsi="Times"/>
          <w:lang w:val="en-US"/>
        </w:rPr>
        <w:t>biol</w:t>
      </w:r>
      <w:proofErr w:type="spellEnd"/>
      <w:r w:rsidRPr="001745B5">
        <w:rPr>
          <w:rFonts w:ascii="Times" w:hAnsi="Times"/>
          <w:lang w:val="en-US"/>
        </w:rPr>
        <w:t xml:space="preserve">, </w:t>
      </w:r>
      <w:proofErr w:type="spellStart"/>
      <w:r w:rsidRPr="001745B5">
        <w:rPr>
          <w:rFonts w:ascii="Times" w:hAnsi="Times"/>
          <w:lang w:val="en-US"/>
        </w:rPr>
        <w:t>Gompert</w:t>
      </w:r>
      <w:proofErr w:type="spellEnd"/>
      <w:r w:rsidRPr="001745B5">
        <w:rPr>
          <w:rFonts w:ascii="Times" w:hAnsi="Times"/>
          <w:lang w:val="en-US"/>
        </w:rPr>
        <w:t xml:space="preserve"> et al. 2011, Hill 2011?, </w:t>
      </w:r>
      <w:proofErr w:type="spellStart"/>
      <w:r w:rsidRPr="001745B5">
        <w:rPr>
          <w:rFonts w:ascii="Times" w:hAnsi="Times"/>
          <w:lang w:val="en-US"/>
        </w:rPr>
        <w:t>Chazot</w:t>
      </w:r>
      <w:proofErr w:type="spellEnd"/>
      <w:r w:rsidRPr="001745B5">
        <w:rPr>
          <w:rFonts w:ascii="Times" w:hAnsi="Times"/>
          <w:lang w:val="en-US"/>
        </w:rPr>
        <w:t xml:space="preserve"> et al. 2014, </w:t>
      </w:r>
      <w:proofErr w:type="spellStart"/>
      <w:r w:rsidRPr="001745B5">
        <w:rPr>
          <w:rFonts w:ascii="Times" w:hAnsi="Times"/>
          <w:lang w:val="en-US"/>
        </w:rPr>
        <w:t>Aubier</w:t>
      </w:r>
      <w:proofErr w:type="spellEnd"/>
      <w:r w:rsidRPr="001745B5">
        <w:rPr>
          <w:rFonts w:ascii="Times" w:hAnsi="Times"/>
          <w:lang w:val="en-US"/>
        </w:rPr>
        <w:t xml:space="preserve"> and Elias </w:t>
      </w:r>
      <w:commentRangeStart w:id="25"/>
      <w:r w:rsidRPr="001745B5">
        <w:rPr>
          <w:rFonts w:ascii="Times" w:hAnsi="Times"/>
          <w:lang w:val="en-US"/>
        </w:rPr>
        <w:t>2020</w:t>
      </w:r>
      <w:commentRangeEnd w:id="25"/>
      <w:r w:rsidRPr="001745B5">
        <w:rPr>
          <w:rFonts w:ascii="Times" w:hAnsi="Times"/>
          <w:lang w:val="en-US"/>
        </w:rPr>
        <w:commentReference w:id="25"/>
      </w:r>
      <w:r w:rsidRPr="001745B5">
        <w:rPr>
          <w:rFonts w:ascii="Times" w:hAnsi="Times"/>
          <w:lang w:val="en-US"/>
        </w:rPr>
        <w:t>)</w:t>
      </w:r>
      <w:r w:rsidR="00A00FF7">
        <w:rPr>
          <w:rFonts w:ascii="Times" w:hAnsi="Times"/>
          <w:lang w:val="en-US"/>
        </w:rPr>
        <w:t>. These results</w:t>
      </w:r>
      <w:r w:rsidRPr="001745B5">
        <w:rPr>
          <w:rFonts w:ascii="Times" w:hAnsi="Times"/>
          <w:lang w:val="en-US"/>
        </w:rPr>
        <w:t xml:space="preserve"> suggest that the </w:t>
      </w:r>
      <w:r w:rsidRPr="001745B5">
        <w:rPr>
          <w:rFonts w:ascii="Times" w:hAnsi="Times"/>
          <w:lang w:val="en-US"/>
        </w:rPr>
        <w:lastRenderedPageBreak/>
        <w:t>consequences of the positive frequency-dependent selection extend far beyond the mere convergence of warning signal among defended prey.</w:t>
      </w:r>
      <w:r w:rsidR="00670EEA">
        <w:rPr>
          <w:rFonts w:ascii="Times" w:hAnsi="Times"/>
          <w:lang w:val="en-US"/>
        </w:rPr>
        <w:t xml:space="preserve"> </w:t>
      </w:r>
    </w:p>
    <w:p w14:paraId="4BF3D0A5" w14:textId="0D4DDD7F" w:rsidR="007F6D4F" w:rsidRPr="00544DA5" w:rsidRDefault="00056FFC" w:rsidP="002B6AB7">
      <w:pPr>
        <w:spacing w:line="360" w:lineRule="auto"/>
        <w:rPr>
          <w:rFonts w:ascii="Times" w:hAnsi="Times"/>
          <w:color w:val="000000" w:themeColor="text1"/>
          <w:lang w:val="en-US"/>
        </w:rPr>
      </w:pPr>
      <w:r>
        <w:rPr>
          <w:rFonts w:cs="Arial"/>
          <w:color w:val="000000" w:themeColor="text1"/>
          <w:lang w:val="en-US"/>
        </w:rPr>
        <w:t>T</w:t>
      </w:r>
      <w:r w:rsidR="009B0092" w:rsidRPr="00544DA5">
        <w:rPr>
          <w:rFonts w:cs="Arial"/>
          <w:color w:val="000000" w:themeColor="text1"/>
          <w:lang w:val="en-US"/>
        </w:rPr>
        <w:t xml:space="preserve">he mimetic color pattern </w:t>
      </w:r>
      <w:r w:rsidR="002052C4">
        <w:rPr>
          <w:rFonts w:cs="Arial"/>
          <w:color w:val="000000" w:themeColor="text1"/>
          <w:lang w:val="en-US"/>
        </w:rPr>
        <w:t>is</w:t>
      </w:r>
      <w:r w:rsidR="0025111D">
        <w:rPr>
          <w:rFonts w:cs="Arial"/>
          <w:color w:val="000000" w:themeColor="text1"/>
          <w:lang w:val="en-US"/>
        </w:rPr>
        <w:t xml:space="preserve"> also</w:t>
      </w:r>
      <w:r w:rsidR="009B0092" w:rsidRPr="00544DA5">
        <w:rPr>
          <w:rFonts w:cs="Arial"/>
          <w:color w:val="000000" w:themeColor="text1"/>
          <w:lang w:val="en-US"/>
        </w:rPr>
        <w:t xml:space="preserve"> often considered as a ‘magic trait’ (</w:t>
      </w:r>
      <w:proofErr w:type="spellStart"/>
      <w:r w:rsidR="009B0092" w:rsidRPr="00544DA5">
        <w:rPr>
          <w:rFonts w:cs="Arial"/>
          <w:color w:val="000000" w:themeColor="text1"/>
          <w:lang w:val="en-US"/>
        </w:rPr>
        <w:t>i</w:t>
      </w:r>
      <w:proofErr w:type="spellEnd"/>
      <w:r w:rsidR="009B0092" w:rsidRPr="00544DA5">
        <w:rPr>
          <w:rFonts w:cs="Arial"/>
          <w:color w:val="000000" w:themeColor="text1"/>
          <w:lang w:val="en-US"/>
        </w:rPr>
        <w:t xml:space="preserve">. e., a trait that simultaneously affects pre- and post-mating reproductive isolation, </w:t>
      </w:r>
      <w:proofErr w:type="spellStart"/>
      <w:r w:rsidR="009B0092" w:rsidRPr="00544DA5">
        <w:rPr>
          <w:rFonts w:cs="Arial"/>
          <w:color w:val="000000" w:themeColor="text1"/>
          <w:lang w:val="en-US"/>
        </w:rPr>
        <w:t>Severdio</w:t>
      </w:r>
      <w:proofErr w:type="spellEnd"/>
      <w:r w:rsidR="009B0092" w:rsidRPr="00544DA5">
        <w:rPr>
          <w:rFonts w:cs="Arial"/>
          <w:color w:val="000000" w:themeColor="text1"/>
          <w:lang w:val="en-US"/>
        </w:rPr>
        <w:t xml:space="preserve"> et al. 2011)</w:t>
      </w:r>
      <w:r w:rsidR="00423755">
        <w:rPr>
          <w:rFonts w:cs="Arial"/>
          <w:color w:val="000000" w:themeColor="text1"/>
          <w:lang w:val="en-US"/>
        </w:rPr>
        <w:t>. F</w:t>
      </w:r>
      <w:r w:rsidR="009B0092" w:rsidRPr="00544DA5">
        <w:rPr>
          <w:rFonts w:cs="Arial"/>
          <w:color w:val="000000" w:themeColor="text1"/>
          <w:lang w:val="en-US"/>
        </w:rPr>
        <w:t>requent assortative mating for wing color pattern (</w:t>
      </w:r>
      <w:proofErr w:type="spellStart"/>
      <w:r w:rsidR="009B0092" w:rsidRPr="00544DA5">
        <w:rPr>
          <w:rFonts w:cs="Arial"/>
          <w:color w:val="000000" w:themeColor="text1"/>
          <w:lang w:val="en-US"/>
        </w:rPr>
        <w:t>Jiggins</w:t>
      </w:r>
      <w:proofErr w:type="spellEnd"/>
      <w:r w:rsidR="009B0092" w:rsidRPr="00544DA5">
        <w:rPr>
          <w:rFonts w:cs="Arial"/>
          <w:color w:val="000000" w:themeColor="text1"/>
          <w:lang w:val="en-US"/>
        </w:rPr>
        <w:t xml:space="preserve"> et al. 2001, Chamberlain et al. 2009, Merrill et al. 2011) and increased predation against non-mimetic hybrids between closely related taxa belonging to distinct mimicry rings (Merrill et al, 2012), act as a driver of speciation in mimetic lineages.</w:t>
      </w:r>
    </w:p>
    <w:p w14:paraId="5197D17F" w14:textId="484CE35B" w:rsidR="009B0092" w:rsidRDefault="009B0092" w:rsidP="002B6AB7">
      <w:pPr>
        <w:spacing w:line="360" w:lineRule="auto"/>
        <w:rPr>
          <w:rFonts w:ascii="Times" w:hAnsi="Times"/>
          <w:lang w:val="en-US"/>
        </w:rPr>
      </w:pPr>
    </w:p>
    <w:p w14:paraId="602E75D2" w14:textId="1E5F74C6" w:rsidR="00753ADF" w:rsidRDefault="009B0092" w:rsidP="005974FF">
      <w:pPr>
        <w:spacing w:line="360" w:lineRule="auto"/>
        <w:rPr>
          <w:rFonts w:cs="Arial"/>
          <w:color w:val="000000"/>
          <w:lang w:val="en-US"/>
        </w:rPr>
      </w:pPr>
      <w:r w:rsidRPr="009B0092">
        <w:rPr>
          <w:rFonts w:cs="Arial"/>
          <w:color w:val="000000"/>
          <w:lang w:val="en-US"/>
        </w:rPr>
        <w:t>Studies on the evolution and the evolutionary consequences of Müllerian mimicry have been mostly conducted at the population and community levels, where intra-</w:t>
      </w:r>
      <w:r w:rsidR="0077627E">
        <w:rPr>
          <w:rFonts w:cs="Arial"/>
          <w:color w:val="000000"/>
          <w:lang w:val="en-US"/>
        </w:rPr>
        <w:t xml:space="preserve">guild </w:t>
      </w:r>
      <w:r w:rsidRPr="009B0092">
        <w:rPr>
          <w:rFonts w:cs="Arial"/>
          <w:color w:val="000000"/>
          <w:lang w:val="en-US"/>
        </w:rPr>
        <w:t xml:space="preserve">(prey – prey) and inter-guild (prey – predator) interactions occur, and where the selective processes act. </w:t>
      </w:r>
      <w:r w:rsidRPr="00344EE1">
        <w:rPr>
          <w:rFonts w:cs="Arial"/>
          <w:color w:val="000000"/>
          <w:lang w:val="en-US"/>
        </w:rPr>
        <w:t xml:space="preserve">However, little is known about how those local processes, notably the positive frequency-depended selection, translate into macroevolutionary patterns. </w:t>
      </w:r>
      <w:commentRangeStart w:id="26"/>
      <w:commentRangeStart w:id="27"/>
      <w:r w:rsidRPr="00344EE1">
        <w:rPr>
          <w:rFonts w:cs="Arial"/>
          <w:color w:val="000000"/>
          <w:lang w:val="en-US"/>
        </w:rPr>
        <w:t xml:space="preserve">While mimicry is expected to be a strong driver of convergence, there exist a surprisingly pervasive diversity of mimicry patterns, at multiple geographical and taxonomical scales. Possible explanations for the maintenance of such diversity, including shifting-balance (e. g., </w:t>
      </w:r>
      <w:proofErr w:type="spellStart"/>
      <w:r w:rsidRPr="00344EE1">
        <w:rPr>
          <w:rFonts w:cs="Arial"/>
          <w:color w:val="000000"/>
          <w:lang w:val="en-US"/>
        </w:rPr>
        <w:t>Joron</w:t>
      </w:r>
      <w:proofErr w:type="spellEnd"/>
      <w:r w:rsidRPr="00344EE1">
        <w:rPr>
          <w:rFonts w:cs="Arial"/>
          <w:color w:val="000000"/>
          <w:lang w:val="en-US"/>
        </w:rPr>
        <w:t xml:space="preserve"> and Mallet </w:t>
      </w:r>
      <w:commentRangeStart w:id="28"/>
      <w:r w:rsidRPr="00344EE1">
        <w:rPr>
          <w:rFonts w:cs="Arial"/>
          <w:color w:val="000000"/>
          <w:lang w:val="en-US"/>
        </w:rPr>
        <w:t>1998</w:t>
      </w:r>
      <w:commentRangeEnd w:id="28"/>
      <w:r>
        <w:rPr>
          <w:rStyle w:val="CommentReference"/>
        </w:rPr>
        <w:commentReference w:id="28"/>
      </w:r>
      <w:r w:rsidRPr="00344EE1">
        <w:rPr>
          <w:rFonts w:cs="Arial"/>
          <w:color w:val="000000"/>
          <w:lang w:val="en-US"/>
        </w:rPr>
        <w:t xml:space="preserve">, Mallet and </w:t>
      </w:r>
      <w:proofErr w:type="spellStart"/>
      <w:r w:rsidRPr="00344EE1">
        <w:rPr>
          <w:rFonts w:cs="Arial"/>
          <w:color w:val="000000"/>
          <w:lang w:val="en-US"/>
        </w:rPr>
        <w:t>Joron</w:t>
      </w:r>
      <w:proofErr w:type="spellEnd"/>
      <w:r w:rsidRPr="00344EE1">
        <w:rPr>
          <w:rFonts w:cs="Arial"/>
          <w:color w:val="000000"/>
          <w:lang w:val="en-US"/>
        </w:rPr>
        <w:t xml:space="preserve"> </w:t>
      </w:r>
      <w:commentRangeStart w:id="29"/>
      <w:r w:rsidRPr="00344EE1">
        <w:rPr>
          <w:rFonts w:cs="Arial"/>
          <w:color w:val="000000"/>
          <w:lang w:val="en-US"/>
        </w:rPr>
        <w:t>1999</w:t>
      </w:r>
      <w:commentRangeEnd w:id="29"/>
      <w:r>
        <w:rPr>
          <w:rStyle w:val="CommentReference"/>
        </w:rPr>
        <w:commentReference w:id="29"/>
      </w:r>
      <w:r w:rsidRPr="00344EE1">
        <w:rPr>
          <w:rFonts w:cs="Arial"/>
          <w:color w:val="000000"/>
          <w:lang w:val="en-US"/>
        </w:rPr>
        <w:t xml:space="preserve">, </w:t>
      </w:r>
      <w:proofErr w:type="spellStart"/>
      <w:r w:rsidRPr="00344EE1">
        <w:rPr>
          <w:rFonts w:cs="Arial"/>
          <w:color w:val="000000"/>
          <w:lang w:val="en-US"/>
        </w:rPr>
        <w:t>Sherratt</w:t>
      </w:r>
      <w:proofErr w:type="spellEnd"/>
      <w:r w:rsidRPr="00344EE1">
        <w:rPr>
          <w:rFonts w:cs="Arial"/>
          <w:color w:val="000000"/>
          <w:lang w:val="en-US"/>
        </w:rPr>
        <w:t xml:space="preserve"> </w:t>
      </w:r>
      <w:commentRangeStart w:id="30"/>
      <w:r w:rsidRPr="00344EE1">
        <w:rPr>
          <w:rFonts w:cs="Arial"/>
          <w:color w:val="000000"/>
          <w:lang w:val="en-US"/>
        </w:rPr>
        <w:t>2006</w:t>
      </w:r>
      <w:commentRangeEnd w:id="30"/>
      <w:r>
        <w:rPr>
          <w:rStyle w:val="CommentReference"/>
        </w:rPr>
        <w:commentReference w:id="30"/>
      </w:r>
      <w:r w:rsidRPr="00344EE1">
        <w:rPr>
          <w:rFonts w:cs="Arial"/>
          <w:color w:val="000000"/>
          <w:lang w:val="en-US"/>
        </w:rPr>
        <w:t>), ecological segregation of predators (</w:t>
      </w:r>
      <w:proofErr w:type="spellStart"/>
      <w:r w:rsidRPr="00344EE1">
        <w:rPr>
          <w:rFonts w:cs="Arial"/>
          <w:color w:val="000000"/>
          <w:lang w:val="en-US"/>
        </w:rPr>
        <w:t>Beccaloni</w:t>
      </w:r>
      <w:proofErr w:type="spellEnd"/>
      <w:r w:rsidRPr="00344EE1">
        <w:rPr>
          <w:rFonts w:cs="Arial"/>
          <w:color w:val="000000"/>
          <w:lang w:val="en-US"/>
        </w:rPr>
        <w:t xml:space="preserve"> 1997 BJLS, de Vries et al. 1999 BJLS, </w:t>
      </w:r>
      <w:proofErr w:type="spellStart"/>
      <w:r w:rsidRPr="00344EE1">
        <w:rPr>
          <w:rFonts w:cs="Arial"/>
          <w:color w:val="000000"/>
          <w:lang w:val="en-US"/>
        </w:rPr>
        <w:t>Gompert</w:t>
      </w:r>
      <w:proofErr w:type="spellEnd"/>
      <w:r w:rsidRPr="00344EE1">
        <w:rPr>
          <w:rFonts w:cs="Arial"/>
          <w:color w:val="000000"/>
          <w:lang w:val="en-US"/>
        </w:rPr>
        <w:t xml:space="preserve"> et al. 2011, Willmott et al. 2017), </w:t>
      </w:r>
      <w:r w:rsidR="0077627E">
        <w:rPr>
          <w:rFonts w:cs="Arial"/>
          <w:color w:val="000000"/>
          <w:lang w:val="en-US"/>
        </w:rPr>
        <w:t>pressure from Batesian mimics (</w:t>
      </w:r>
      <w:commentRangeStart w:id="31"/>
      <w:r w:rsidR="0077627E">
        <w:rPr>
          <w:rFonts w:cs="Arial"/>
          <w:color w:val="000000"/>
          <w:lang w:val="en-US"/>
        </w:rPr>
        <w:t>Frank et al</w:t>
      </w:r>
      <w:commentRangeEnd w:id="31"/>
      <w:r w:rsidR="0077627E">
        <w:rPr>
          <w:rStyle w:val="CommentReference"/>
        </w:rPr>
        <w:commentReference w:id="31"/>
      </w:r>
      <w:r w:rsidR="0077627E">
        <w:rPr>
          <w:rFonts w:cs="Arial"/>
          <w:color w:val="000000"/>
          <w:lang w:val="en-US"/>
        </w:rPr>
        <w:t>), foraging behavior of predators (</w:t>
      </w:r>
      <w:commentRangeStart w:id="32"/>
      <w:proofErr w:type="spellStart"/>
      <w:r w:rsidR="0077627E">
        <w:rPr>
          <w:rFonts w:cs="Arial"/>
          <w:color w:val="000000"/>
          <w:lang w:val="en-US"/>
        </w:rPr>
        <w:t>Aubier</w:t>
      </w:r>
      <w:proofErr w:type="spellEnd"/>
      <w:r w:rsidR="0077627E">
        <w:rPr>
          <w:rFonts w:cs="Arial"/>
          <w:color w:val="000000"/>
          <w:lang w:val="en-US"/>
        </w:rPr>
        <w:t xml:space="preserve"> and </w:t>
      </w:r>
      <w:proofErr w:type="spellStart"/>
      <w:r w:rsidR="0077627E">
        <w:rPr>
          <w:rFonts w:cs="Arial"/>
          <w:color w:val="000000"/>
          <w:lang w:val="en-US"/>
        </w:rPr>
        <w:t>Sherratt</w:t>
      </w:r>
      <w:commentRangeEnd w:id="32"/>
      <w:proofErr w:type="spellEnd"/>
      <w:r w:rsidR="0077627E">
        <w:rPr>
          <w:rStyle w:val="CommentReference"/>
        </w:rPr>
        <w:commentReference w:id="32"/>
      </w:r>
      <w:r w:rsidR="0077627E">
        <w:rPr>
          <w:rFonts w:cs="Arial"/>
          <w:color w:val="000000"/>
          <w:lang w:val="en-US"/>
        </w:rPr>
        <w:t xml:space="preserve">) </w:t>
      </w:r>
      <w:r w:rsidRPr="00344EE1">
        <w:rPr>
          <w:rFonts w:cs="Arial"/>
          <w:color w:val="000000"/>
          <w:lang w:val="en-US"/>
        </w:rPr>
        <w:t xml:space="preserve">and disassortative mating driven by a specific genetic architecture of color pattern (Chouteau et al. 2017 PNAS, Jay et al. </w:t>
      </w:r>
      <w:commentRangeStart w:id="33"/>
      <w:r w:rsidRPr="00344EE1">
        <w:rPr>
          <w:rFonts w:cs="Arial"/>
          <w:color w:val="000000"/>
          <w:lang w:val="en-US"/>
        </w:rPr>
        <w:t>2020</w:t>
      </w:r>
      <w:commentRangeEnd w:id="33"/>
      <w:r>
        <w:rPr>
          <w:rStyle w:val="CommentReference"/>
        </w:rPr>
        <w:commentReference w:id="33"/>
      </w:r>
      <w:r w:rsidRPr="00344EE1">
        <w:rPr>
          <w:rFonts w:cs="Arial"/>
          <w:color w:val="000000"/>
          <w:lang w:val="en-US"/>
        </w:rPr>
        <w:t>, Maisonneuve et al. 2020) have already been addressed, and are therefore not the purpose of this paper.</w:t>
      </w:r>
      <w:commentRangeEnd w:id="26"/>
      <w:r w:rsidR="00414DA7">
        <w:rPr>
          <w:rStyle w:val="CommentReference"/>
        </w:rPr>
        <w:commentReference w:id="26"/>
      </w:r>
      <w:commentRangeEnd w:id="27"/>
      <w:r w:rsidR="0077627E">
        <w:rPr>
          <w:rStyle w:val="CommentReference"/>
        </w:rPr>
        <w:commentReference w:id="27"/>
      </w:r>
      <w:r w:rsidRPr="00344EE1">
        <w:rPr>
          <w:rFonts w:cs="Arial"/>
          <w:color w:val="000000"/>
          <w:lang w:val="en-US"/>
        </w:rPr>
        <w:t xml:space="preserve"> </w:t>
      </w:r>
      <w:r w:rsidR="00010879">
        <w:rPr>
          <w:rFonts w:cs="Arial"/>
          <w:color w:val="000000"/>
          <w:lang w:val="en-US"/>
        </w:rPr>
        <w:t>Here, w</w:t>
      </w:r>
      <w:r w:rsidR="00B8137B">
        <w:rPr>
          <w:rFonts w:cs="Arial"/>
          <w:color w:val="000000"/>
          <w:lang w:val="en-US"/>
        </w:rPr>
        <w:t xml:space="preserve">e </w:t>
      </w:r>
      <w:r w:rsidR="00010879">
        <w:rPr>
          <w:rFonts w:cs="Arial"/>
          <w:color w:val="000000"/>
          <w:lang w:val="en-US"/>
        </w:rPr>
        <w:t>aim</w:t>
      </w:r>
      <w:r w:rsidR="00B8137B">
        <w:rPr>
          <w:rFonts w:cs="Arial"/>
          <w:color w:val="000000"/>
          <w:lang w:val="en-US"/>
        </w:rPr>
        <w:t xml:space="preserve"> </w:t>
      </w:r>
      <w:r w:rsidR="00340E84">
        <w:rPr>
          <w:rFonts w:cs="Arial"/>
          <w:color w:val="000000"/>
          <w:lang w:val="en-US"/>
        </w:rPr>
        <w:t xml:space="preserve">to </w:t>
      </w:r>
      <w:r w:rsidR="00C301C1">
        <w:rPr>
          <w:rFonts w:cs="Arial"/>
          <w:color w:val="000000"/>
          <w:lang w:val="en-US"/>
        </w:rPr>
        <w:t>assess the effect</w:t>
      </w:r>
      <w:r w:rsidR="002A0936">
        <w:rPr>
          <w:rFonts w:cs="Arial"/>
          <w:color w:val="000000"/>
          <w:lang w:val="en-US"/>
        </w:rPr>
        <w:t>s</w:t>
      </w:r>
      <w:r w:rsidR="00C301C1">
        <w:rPr>
          <w:rFonts w:cs="Arial"/>
          <w:color w:val="000000"/>
          <w:lang w:val="en-US"/>
        </w:rPr>
        <w:t xml:space="preserve"> of Müllerian mimicry at a deeper time scale</w:t>
      </w:r>
      <w:r w:rsidR="00152F66">
        <w:rPr>
          <w:rFonts w:cs="Arial"/>
          <w:color w:val="000000"/>
          <w:lang w:val="en-US"/>
        </w:rPr>
        <w:t xml:space="preserve"> </w:t>
      </w:r>
      <w:r w:rsidR="00B8137B">
        <w:rPr>
          <w:rFonts w:cs="Arial"/>
          <w:color w:val="000000"/>
          <w:lang w:val="en-US"/>
        </w:rPr>
        <w:t xml:space="preserve">in two ways. </w:t>
      </w:r>
    </w:p>
    <w:p w14:paraId="1DF7865F" w14:textId="2C33F443" w:rsidR="005974FF" w:rsidRPr="003F65AE" w:rsidRDefault="00B8137B" w:rsidP="0064468B">
      <w:pPr>
        <w:spacing w:line="360" w:lineRule="auto"/>
        <w:ind w:firstLine="720"/>
        <w:rPr>
          <w:rFonts w:ascii="Times" w:hAnsi="Times"/>
          <w:lang w:val="en-US"/>
        </w:rPr>
      </w:pPr>
      <w:r>
        <w:rPr>
          <w:rFonts w:cs="Arial"/>
          <w:color w:val="000000"/>
          <w:lang w:val="en-US"/>
        </w:rPr>
        <w:t>First, we</w:t>
      </w:r>
      <w:r w:rsidR="003A07A9">
        <w:rPr>
          <w:rFonts w:cs="Arial"/>
          <w:color w:val="000000"/>
          <w:lang w:val="en-US"/>
        </w:rPr>
        <w:t xml:space="preserve"> </w:t>
      </w:r>
      <w:r w:rsidR="00F81D7C">
        <w:rPr>
          <w:rFonts w:ascii="Times" w:hAnsi="Times"/>
          <w:lang w:val="en-US"/>
        </w:rPr>
        <w:t>tes</w:t>
      </w:r>
      <w:r w:rsidR="00DC5184">
        <w:rPr>
          <w:rFonts w:ascii="Times" w:hAnsi="Times"/>
          <w:lang w:val="en-US"/>
        </w:rPr>
        <w:t>t</w:t>
      </w:r>
      <w:r w:rsidR="000D1D77">
        <w:rPr>
          <w:rFonts w:ascii="Times" w:hAnsi="Times"/>
          <w:lang w:val="en-US"/>
        </w:rPr>
        <w:t xml:space="preserve"> whether mimetic interactions have left particular signals in phenotypic and species diversification</w:t>
      </w:r>
      <w:r w:rsidR="007F76B1">
        <w:rPr>
          <w:rFonts w:ascii="Times" w:hAnsi="Times"/>
          <w:lang w:val="en-US"/>
        </w:rPr>
        <w:t>.</w:t>
      </w:r>
      <w:r w:rsidR="005974FF" w:rsidRPr="005974FF">
        <w:rPr>
          <w:rFonts w:ascii="Times" w:hAnsi="Times"/>
          <w:lang w:val="en-US"/>
        </w:rPr>
        <w:t xml:space="preserve"> </w:t>
      </w:r>
      <w:r w:rsidR="005974FF">
        <w:rPr>
          <w:rFonts w:ascii="Times" w:hAnsi="Times"/>
          <w:lang w:val="en-US"/>
        </w:rPr>
        <w:t xml:space="preserve">More specifically, as the number of color patterns rises we expect the frequency of color pattern shifts to increase as well, as new opportunities of convergence appear. </w:t>
      </w:r>
      <w:r w:rsidR="00073744">
        <w:rPr>
          <w:rFonts w:ascii="Times" w:hAnsi="Times"/>
          <w:lang w:val="en-US"/>
        </w:rPr>
        <w:t>In addition, w</w:t>
      </w:r>
      <w:r w:rsidR="005974FF">
        <w:rPr>
          <w:rFonts w:ascii="Times" w:hAnsi="Times"/>
          <w:lang w:val="en-US"/>
        </w:rPr>
        <w:t>e expect the accumulation of color patterns to dampen over time, as the advantage provided to species sharing the same color pattern should select for convergence rather than innovation.</w:t>
      </w:r>
    </w:p>
    <w:p w14:paraId="5E02813E" w14:textId="7E26CC89" w:rsidR="00660EDF" w:rsidRDefault="000E4971" w:rsidP="003E0E83">
      <w:pPr>
        <w:spacing w:line="360" w:lineRule="auto"/>
        <w:ind w:firstLine="720"/>
        <w:rPr>
          <w:rFonts w:ascii="Times" w:hAnsi="Times"/>
          <w:lang w:val="en-US"/>
        </w:rPr>
      </w:pPr>
      <w:r>
        <w:rPr>
          <w:rFonts w:ascii="Times" w:hAnsi="Times"/>
          <w:lang w:val="en-US"/>
        </w:rPr>
        <w:t xml:space="preserve">Second, </w:t>
      </w:r>
      <w:r w:rsidR="00AF0DC5">
        <w:rPr>
          <w:rFonts w:ascii="Times" w:hAnsi="Times"/>
          <w:lang w:val="en-US"/>
        </w:rPr>
        <w:t xml:space="preserve">we aim </w:t>
      </w:r>
      <w:r w:rsidR="00573304">
        <w:rPr>
          <w:rFonts w:ascii="Times" w:hAnsi="Times"/>
          <w:lang w:val="en-US"/>
        </w:rPr>
        <w:t>to</w:t>
      </w:r>
      <w:r w:rsidR="00AF0DC5">
        <w:rPr>
          <w:rFonts w:ascii="Times" w:hAnsi="Times"/>
          <w:lang w:val="en-US"/>
        </w:rPr>
        <w:t xml:space="preserve"> </w:t>
      </w:r>
      <w:r w:rsidR="00C10909">
        <w:rPr>
          <w:rFonts w:ascii="Times" w:hAnsi="Times"/>
          <w:lang w:val="en-US"/>
        </w:rPr>
        <w:t xml:space="preserve">understand the </w:t>
      </w:r>
      <w:r w:rsidR="00E04161" w:rsidRPr="00EA1094">
        <w:rPr>
          <w:rFonts w:ascii="Times" w:hAnsi="Times"/>
          <w:lang w:val="en-US"/>
        </w:rPr>
        <w:t>emergence of the network of interacting species</w:t>
      </w:r>
      <w:r w:rsidR="00D21321">
        <w:rPr>
          <w:rFonts w:ascii="Times" w:hAnsi="Times"/>
          <w:lang w:val="en-US"/>
        </w:rPr>
        <w:t xml:space="preserve"> </w:t>
      </w:r>
      <w:r w:rsidR="00573304">
        <w:rPr>
          <w:rFonts w:ascii="Times" w:hAnsi="Times"/>
          <w:lang w:val="en-US"/>
        </w:rPr>
        <w:t xml:space="preserve">at a macroevolutionary scale, in particular the </w:t>
      </w:r>
      <w:r w:rsidR="003158C6">
        <w:rPr>
          <w:rFonts w:ascii="Times" w:hAnsi="Times"/>
          <w:lang w:val="en-US"/>
        </w:rPr>
        <w:t xml:space="preserve">origin of the high disparity in species richness among color </w:t>
      </w:r>
      <w:r w:rsidR="006643AF">
        <w:rPr>
          <w:rFonts w:ascii="Times" w:hAnsi="Times"/>
          <w:lang w:val="en-US"/>
        </w:rPr>
        <w:t>patterns</w:t>
      </w:r>
      <w:r w:rsidR="000D1D77">
        <w:rPr>
          <w:rFonts w:ascii="Times" w:hAnsi="Times"/>
          <w:lang w:val="en-US"/>
        </w:rPr>
        <w:t xml:space="preserve">. </w:t>
      </w:r>
      <w:r w:rsidR="008D7630">
        <w:rPr>
          <w:rFonts w:ascii="Times" w:hAnsi="Times"/>
          <w:lang w:val="en-US"/>
        </w:rPr>
        <w:t>I</w:t>
      </w:r>
      <w:r w:rsidR="00262DEF">
        <w:rPr>
          <w:rFonts w:ascii="Times" w:hAnsi="Times"/>
          <w:lang w:val="en-US"/>
        </w:rPr>
        <w:t>n</w:t>
      </w:r>
      <w:r w:rsidR="008D7630">
        <w:rPr>
          <w:rFonts w:ascii="Times" w:hAnsi="Times"/>
          <w:lang w:val="en-US"/>
        </w:rPr>
        <w:t xml:space="preserve"> all mimetic </w:t>
      </w:r>
      <w:del w:id="34" w:author="Marianne" w:date="2021-08-07T22:00:00Z">
        <w:r w:rsidR="008D7630" w:rsidDel="00A84DD8">
          <w:rPr>
            <w:rFonts w:ascii="Times" w:hAnsi="Times"/>
            <w:lang w:val="en-US"/>
          </w:rPr>
          <w:delText>groups</w:delText>
        </w:r>
      </w:del>
      <w:ins w:id="35" w:author="Marianne" w:date="2021-08-07T22:00:00Z">
        <w:r w:rsidR="00A84DD8">
          <w:rPr>
            <w:rFonts w:ascii="Times" w:hAnsi="Times"/>
            <w:lang w:val="en-US"/>
          </w:rPr>
          <w:t>communities</w:t>
        </w:r>
      </w:ins>
      <w:r w:rsidR="008D7630">
        <w:rPr>
          <w:rFonts w:ascii="Times" w:hAnsi="Times"/>
          <w:lang w:val="en-US"/>
        </w:rPr>
        <w:t>, s</w:t>
      </w:r>
      <w:r w:rsidR="009B5EFD">
        <w:rPr>
          <w:rFonts w:ascii="Times" w:hAnsi="Times"/>
          <w:lang w:val="en-US"/>
        </w:rPr>
        <w:t>triking differences exist among mimicry ring</w:t>
      </w:r>
      <w:r w:rsidR="000011FD">
        <w:rPr>
          <w:rFonts w:ascii="Times" w:hAnsi="Times"/>
          <w:lang w:val="en-US"/>
        </w:rPr>
        <w:t>s.</w:t>
      </w:r>
      <w:r w:rsidR="009B5EFD">
        <w:rPr>
          <w:rFonts w:ascii="Times" w:hAnsi="Times"/>
          <w:lang w:val="en-US"/>
        </w:rPr>
        <w:t xml:space="preserve"> </w:t>
      </w:r>
      <w:r w:rsidR="0052701E">
        <w:rPr>
          <w:rFonts w:cs="Arial"/>
          <w:color w:val="000000"/>
          <w:lang w:val="en-US"/>
        </w:rPr>
        <w:t>Some</w:t>
      </w:r>
      <w:r w:rsidR="00F05B53" w:rsidRPr="00344EE1">
        <w:rPr>
          <w:rFonts w:cs="Arial"/>
          <w:color w:val="000000"/>
          <w:lang w:val="en-US"/>
        </w:rPr>
        <w:t xml:space="preserve"> are unique to specific lineages</w:t>
      </w:r>
      <w:r w:rsidR="00107366">
        <w:rPr>
          <w:rFonts w:cs="Arial"/>
          <w:color w:val="000000"/>
          <w:lang w:val="en-US"/>
        </w:rPr>
        <w:t>, or even species</w:t>
      </w:r>
      <w:r w:rsidR="00FE459C">
        <w:rPr>
          <w:rFonts w:cs="Arial"/>
          <w:color w:val="000000"/>
          <w:lang w:val="en-US"/>
        </w:rPr>
        <w:t xml:space="preserve">, </w:t>
      </w:r>
      <w:r w:rsidR="00A84DD8">
        <w:rPr>
          <w:rFonts w:cs="Arial"/>
          <w:color w:val="000000"/>
          <w:lang w:val="en-US"/>
        </w:rPr>
        <w:t xml:space="preserve">such as the heliconiine mimetic </w:t>
      </w:r>
      <w:r w:rsidR="00A84DD8">
        <w:rPr>
          <w:rFonts w:cs="Arial"/>
          <w:color w:val="000000"/>
          <w:lang w:val="en-US"/>
        </w:rPr>
        <w:lastRenderedPageBreak/>
        <w:t>butterfly</w:t>
      </w:r>
      <w:r w:rsidR="0037088C">
        <w:rPr>
          <w:rFonts w:cs="Arial"/>
          <w:color w:val="000000"/>
          <w:lang w:val="en-US"/>
        </w:rPr>
        <w:t xml:space="preserve"> </w:t>
      </w:r>
      <w:proofErr w:type="spellStart"/>
      <w:r w:rsidR="00A12417" w:rsidRPr="00344EE1">
        <w:rPr>
          <w:rFonts w:cs="Arial"/>
          <w:i/>
          <w:color w:val="000000"/>
          <w:lang w:val="en-US"/>
        </w:rPr>
        <w:t>Heliconius</w:t>
      </w:r>
      <w:proofErr w:type="spellEnd"/>
      <w:r w:rsidR="00A12417" w:rsidRPr="00344EE1">
        <w:rPr>
          <w:rFonts w:cs="Arial"/>
          <w:i/>
          <w:color w:val="000000"/>
          <w:lang w:val="en-US"/>
        </w:rPr>
        <w:t xml:space="preserve"> </w:t>
      </w:r>
      <w:proofErr w:type="spellStart"/>
      <w:r w:rsidR="00A12417" w:rsidRPr="00344EE1">
        <w:rPr>
          <w:rFonts w:cs="Arial"/>
          <w:i/>
          <w:color w:val="000000"/>
          <w:lang w:val="en-US"/>
        </w:rPr>
        <w:t>heurippa</w:t>
      </w:r>
      <w:proofErr w:type="spellEnd"/>
      <w:r w:rsidR="00A84DD8">
        <w:rPr>
          <w:rFonts w:cs="Arial"/>
          <w:color w:val="000000"/>
          <w:lang w:val="en-US"/>
        </w:rPr>
        <w:t>, which</w:t>
      </w:r>
      <w:r w:rsidR="00FE459C" w:rsidRPr="00344EE1">
        <w:rPr>
          <w:rFonts w:cs="Arial"/>
          <w:color w:val="000000"/>
          <w:lang w:val="en-US"/>
        </w:rPr>
        <w:t xml:space="preserve"> </w:t>
      </w:r>
      <w:r w:rsidR="0037088C">
        <w:rPr>
          <w:rFonts w:cs="Arial"/>
          <w:color w:val="000000"/>
          <w:lang w:val="en-US"/>
        </w:rPr>
        <w:t xml:space="preserve">possesses a unique </w:t>
      </w:r>
      <w:r w:rsidR="00FE459C" w:rsidRPr="00344EE1">
        <w:rPr>
          <w:rFonts w:cs="Arial"/>
          <w:color w:val="000000"/>
          <w:lang w:val="en-US"/>
        </w:rPr>
        <w:t xml:space="preserve">wing color pattern not found in any other </w:t>
      </w:r>
      <w:r w:rsidR="00783001">
        <w:rPr>
          <w:rFonts w:cs="Arial"/>
          <w:color w:val="000000"/>
          <w:lang w:val="en-US"/>
        </w:rPr>
        <w:t>taxon</w:t>
      </w:r>
      <w:r w:rsidR="00FE459C" w:rsidRPr="00344EE1">
        <w:rPr>
          <w:rFonts w:cs="Arial"/>
          <w:color w:val="000000"/>
          <w:lang w:val="en-US"/>
        </w:rPr>
        <w:t xml:space="preserve"> (</w:t>
      </w:r>
      <w:proofErr w:type="spellStart"/>
      <w:r w:rsidR="00FE459C" w:rsidRPr="00344EE1">
        <w:rPr>
          <w:rFonts w:cs="Arial"/>
          <w:color w:val="000000"/>
          <w:lang w:val="en-US"/>
        </w:rPr>
        <w:t>Mavarez</w:t>
      </w:r>
      <w:proofErr w:type="spellEnd"/>
      <w:r w:rsidR="00FE459C" w:rsidRPr="00344EE1">
        <w:rPr>
          <w:rFonts w:cs="Arial"/>
          <w:color w:val="000000"/>
          <w:lang w:val="en-US"/>
        </w:rPr>
        <w:t xml:space="preserve"> et al. </w:t>
      </w:r>
      <w:commentRangeStart w:id="36"/>
      <w:r w:rsidR="00FE459C" w:rsidRPr="00344EE1">
        <w:rPr>
          <w:rFonts w:cs="Arial"/>
          <w:color w:val="000000"/>
          <w:lang w:val="en-US"/>
        </w:rPr>
        <w:t xml:space="preserve">2006 </w:t>
      </w:r>
      <w:commentRangeEnd w:id="36"/>
      <w:r w:rsidR="00FE459C">
        <w:rPr>
          <w:rStyle w:val="CommentReference"/>
        </w:rPr>
        <w:commentReference w:id="36"/>
      </w:r>
      <w:r w:rsidR="00FE459C" w:rsidRPr="00344EE1">
        <w:rPr>
          <w:rFonts w:cs="Arial"/>
          <w:color w:val="000000"/>
          <w:lang w:val="en-US"/>
        </w:rPr>
        <w:t>)</w:t>
      </w:r>
      <w:r w:rsidR="008E1E23">
        <w:rPr>
          <w:rFonts w:cs="Arial"/>
          <w:color w:val="000000"/>
          <w:lang w:val="en-US"/>
        </w:rPr>
        <w:t xml:space="preserve">. Some are </w:t>
      </w:r>
      <w:r w:rsidR="00360A2B">
        <w:rPr>
          <w:rFonts w:cs="Arial"/>
          <w:color w:val="000000"/>
          <w:lang w:val="en-US"/>
        </w:rPr>
        <w:t xml:space="preserve">shared by many taxa, </w:t>
      </w:r>
      <w:r w:rsidR="00E537BE">
        <w:rPr>
          <w:rFonts w:cs="Arial"/>
          <w:color w:val="000000"/>
          <w:lang w:val="en-US"/>
        </w:rPr>
        <w:t>sometimes distantly related</w:t>
      </w:r>
      <w:r w:rsidR="00652342">
        <w:rPr>
          <w:rFonts w:cs="Arial"/>
          <w:color w:val="000000"/>
          <w:lang w:val="en-US"/>
        </w:rPr>
        <w:t>,</w:t>
      </w:r>
      <w:r w:rsidR="00620FC2">
        <w:rPr>
          <w:rFonts w:cs="Arial"/>
          <w:color w:val="000000"/>
          <w:lang w:val="en-US"/>
        </w:rPr>
        <w:t xml:space="preserve"> </w:t>
      </w:r>
      <w:r w:rsidR="008C50CA">
        <w:rPr>
          <w:rFonts w:cs="Arial"/>
          <w:color w:val="000000"/>
          <w:lang w:val="en-US"/>
        </w:rPr>
        <w:t xml:space="preserve">even </w:t>
      </w:r>
      <w:r w:rsidR="00137070" w:rsidRPr="00344EE1">
        <w:rPr>
          <w:rFonts w:cs="Arial"/>
          <w:color w:val="000000"/>
          <w:lang w:val="en-US"/>
        </w:rPr>
        <w:t>possibly across different orders (</w:t>
      </w:r>
      <w:proofErr w:type="spellStart"/>
      <w:r w:rsidR="00137070" w:rsidRPr="00344EE1">
        <w:rPr>
          <w:rFonts w:cs="Arial"/>
          <w:color w:val="000000"/>
          <w:lang w:val="en-US"/>
        </w:rPr>
        <w:t>Beccaloni</w:t>
      </w:r>
      <w:proofErr w:type="spellEnd"/>
      <w:r w:rsidR="00137070" w:rsidRPr="00344EE1">
        <w:rPr>
          <w:rFonts w:cs="Arial"/>
          <w:color w:val="000000"/>
          <w:lang w:val="en-US"/>
        </w:rPr>
        <w:t xml:space="preserve"> 1997)</w:t>
      </w:r>
      <w:r w:rsidR="00950E82">
        <w:rPr>
          <w:rFonts w:cs="Arial"/>
          <w:color w:val="000000"/>
          <w:lang w:val="en-US"/>
        </w:rPr>
        <w:t>.</w:t>
      </w:r>
      <w:r w:rsidR="00802979">
        <w:rPr>
          <w:rFonts w:cs="Arial"/>
          <w:color w:val="000000"/>
          <w:lang w:val="en-US"/>
        </w:rPr>
        <w:t xml:space="preserve"> </w:t>
      </w:r>
      <w:r w:rsidR="00DA4086">
        <w:rPr>
          <w:rFonts w:cs="Arial"/>
          <w:color w:val="000000"/>
          <w:lang w:val="en-US"/>
        </w:rPr>
        <w:t>Within</w:t>
      </w:r>
      <w:r w:rsidR="00802979">
        <w:rPr>
          <w:rFonts w:cs="Arial"/>
          <w:color w:val="000000"/>
          <w:lang w:val="en-US"/>
        </w:rPr>
        <w:t xml:space="preserve"> </w:t>
      </w:r>
      <w:proofErr w:type="spellStart"/>
      <w:r w:rsidR="00802979">
        <w:rPr>
          <w:rFonts w:cs="Arial"/>
          <w:color w:val="000000"/>
          <w:lang w:val="en-US"/>
        </w:rPr>
        <w:t>Heliconiini</w:t>
      </w:r>
      <w:proofErr w:type="spellEnd"/>
      <w:r w:rsidR="00DA4086">
        <w:rPr>
          <w:rFonts w:cs="Arial"/>
          <w:color w:val="000000"/>
          <w:lang w:val="en-US"/>
        </w:rPr>
        <w:t xml:space="preserve"> for example, the </w:t>
      </w:r>
      <w:r w:rsidR="00802979" w:rsidRPr="00344EE1">
        <w:rPr>
          <w:rFonts w:cs="Arial"/>
          <w:color w:val="000000"/>
          <w:lang w:val="en-US"/>
        </w:rPr>
        <w:t>red and yellow color pattern commonly known as ‘</w:t>
      </w:r>
      <w:proofErr w:type="spellStart"/>
      <w:r w:rsidR="00802979" w:rsidRPr="00344EE1">
        <w:rPr>
          <w:rFonts w:cs="Arial"/>
          <w:color w:val="000000"/>
          <w:lang w:val="en-US"/>
        </w:rPr>
        <w:t>dennis</w:t>
      </w:r>
      <w:proofErr w:type="spellEnd"/>
      <w:r w:rsidR="00802979" w:rsidRPr="00344EE1">
        <w:rPr>
          <w:rFonts w:cs="Arial"/>
          <w:color w:val="000000"/>
          <w:lang w:val="en-US"/>
        </w:rPr>
        <w:t xml:space="preserve">-rayed’ is found in at least 16 </w:t>
      </w:r>
      <w:r w:rsidR="0016219F">
        <w:rPr>
          <w:rFonts w:cs="Arial"/>
          <w:color w:val="000000"/>
          <w:lang w:val="en-US"/>
        </w:rPr>
        <w:t>differ</w:t>
      </w:r>
      <w:r w:rsidR="00311995">
        <w:rPr>
          <w:rFonts w:cs="Arial"/>
          <w:color w:val="000000"/>
          <w:lang w:val="en-US"/>
        </w:rPr>
        <w:t xml:space="preserve">ent </w:t>
      </w:r>
      <w:r w:rsidR="00802979" w:rsidRPr="00344EE1">
        <w:rPr>
          <w:rFonts w:cs="Arial"/>
          <w:color w:val="000000"/>
          <w:lang w:val="en-US"/>
        </w:rPr>
        <w:t xml:space="preserve">species (Rosser et al. </w:t>
      </w:r>
      <w:commentRangeStart w:id="37"/>
      <w:r w:rsidR="00802979" w:rsidRPr="00344EE1">
        <w:rPr>
          <w:rFonts w:cs="Arial"/>
          <w:color w:val="000000"/>
          <w:lang w:val="en-US"/>
        </w:rPr>
        <w:t>2015</w:t>
      </w:r>
      <w:commentRangeEnd w:id="37"/>
      <w:r w:rsidR="00802979">
        <w:rPr>
          <w:rStyle w:val="CommentReference"/>
        </w:rPr>
        <w:commentReference w:id="37"/>
      </w:r>
      <w:r w:rsidR="00802979" w:rsidRPr="00344EE1">
        <w:rPr>
          <w:rFonts w:cs="Arial"/>
          <w:color w:val="000000"/>
          <w:lang w:val="en-US"/>
        </w:rPr>
        <w:t>.</w:t>
      </w:r>
    </w:p>
    <w:p w14:paraId="02732AF3" w14:textId="12CAB1C0" w:rsidR="006D2BBD" w:rsidRDefault="00B12DF5" w:rsidP="00A2310A">
      <w:pPr>
        <w:spacing w:line="360" w:lineRule="auto"/>
        <w:ind w:firstLine="720"/>
        <w:rPr>
          <w:rFonts w:ascii="Times" w:hAnsi="Times"/>
          <w:lang w:val="en-US"/>
        </w:rPr>
      </w:pPr>
      <w:r>
        <w:rPr>
          <w:rFonts w:ascii="Times" w:hAnsi="Times"/>
          <w:lang w:val="en-US"/>
        </w:rPr>
        <w:t xml:space="preserve">To understand </w:t>
      </w:r>
      <w:r w:rsidR="0088795D">
        <w:rPr>
          <w:rFonts w:ascii="Times" w:hAnsi="Times"/>
          <w:lang w:val="en-US"/>
        </w:rPr>
        <w:t>this disparity in species richness among color patterns, w</w:t>
      </w:r>
      <w:r w:rsidR="001462F8" w:rsidRPr="00EA1094">
        <w:rPr>
          <w:rFonts w:ascii="Times" w:hAnsi="Times"/>
          <w:lang w:val="en-US"/>
        </w:rPr>
        <w:t xml:space="preserve">e </w:t>
      </w:r>
      <w:r w:rsidR="00A60F82">
        <w:rPr>
          <w:rFonts w:ascii="Times" w:hAnsi="Times"/>
          <w:lang w:val="en-US"/>
        </w:rPr>
        <w:t>tested three</w:t>
      </w:r>
      <w:r w:rsidR="002D6589">
        <w:rPr>
          <w:rFonts w:ascii="Times" w:hAnsi="Times"/>
          <w:lang w:val="en-US"/>
        </w:rPr>
        <w:t xml:space="preserve"> non-mutually exclusive processes </w:t>
      </w:r>
      <w:r w:rsidR="00766E6F">
        <w:rPr>
          <w:rFonts w:ascii="Times" w:hAnsi="Times"/>
          <w:lang w:val="en-US"/>
        </w:rPr>
        <w:t xml:space="preserve">that </w:t>
      </w:r>
      <w:r w:rsidR="002D6589">
        <w:rPr>
          <w:rFonts w:ascii="Times" w:hAnsi="Times"/>
          <w:lang w:val="en-US"/>
        </w:rPr>
        <w:t>can lead to a higher species richness for a color pattern:</w:t>
      </w:r>
      <w:r w:rsidR="0036132E" w:rsidRPr="00EA1094">
        <w:rPr>
          <w:rFonts w:ascii="Times" w:hAnsi="Times"/>
          <w:lang w:val="en-US"/>
        </w:rPr>
        <w:t xml:space="preserve"> </w:t>
      </w:r>
    </w:p>
    <w:p w14:paraId="54C98368" w14:textId="77777777" w:rsidR="00290BEB" w:rsidRDefault="00844AB4" w:rsidP="00A2310A">
      <w:pPr>
        <w:spacing w:line="360" w:lineRule="auto"/>
        <w:ind w:firstLine="720"/>
        <w:rPr>
          <w:rFonts w:ascii="Times" w:hAnsi="Times"/>
          <w:lang w:val="en-US"/>
        </w:rPr>
      </w:pPr>
      <w:r w:rsidRPr="00844AB4">
        <w:rPr>
          <w:rFonts w:ascii="Times" w:hAnsi="Times"/>
          <w:lang w:val="en-US"/>
        </w:rPr>
        <w:t xml:space="preserve">(1) </w:t>
      </w:r>
      <w:r w:rsidRPr="00844AB4">
        <w:rPr>
          <w:rFonts w:ascii="Times" w:hAnsi="Times"/>
          <w:i/>
          <w:lang w:val="en-US"/>
        </w:rPr>
        <w:t>time for accumulation</w:t>
      </w:r>
      <w:r w:rsidRPr="00844AB4">
        <w:rPr>
          <w:rFonts w:ascii="Times" w:hAnsi="Times"/>
          <w:lang w:val="en-US"/>
        </w:rPr>
        <w:t xml:space="preserve">: older mimicry rings are expected to comprise more species because, all else being equal, they have had more time to accumulate species than younger mimicry rings, either through speciation without shift in color pattern, or through convergence. </w:t>
      </w:r>
    </w:p>
    <w:p w14:paraId="51EC2FE8" w14:textId="77777777" w:rsidR="00842771" w:rsidRDefault="00844AB4" w:rsidP="00A2310A">
      <w:pPr>
        <w:spacing w:line="360" w:lineRule="auto"/>
        <w:ind w:firstLine="720"/>
        <w:rPr>
          <w:rFonts w:ascii="Times" w:hAnsi="Times"/>
          <w:lang w:val="en-US"/>
        </w:rPr>
      </w:pPr>
      <w:r w:rsidRPr="00844AB4">
        <w:rPr>
          <w:rFonts w:ascii="Times" w:hAnsi="Times"/>
          <w:lang w:val="en-US"/>
        </w:rPr>
        <w:t xml:space="preserve">(2) </w:t>
      </w:r>
      <w:r w:rsidRPr="00844AB4">
        <w:rPr>
          <w:rFonts w:ascii="Times" w:hAnsi="Times"/>
          <w:i/>
          <w:lang w:val="en-US"/>
        </w:rPr>
        <w:t>species attractor</w:t>
      </w:r>
      <w:r w:rsidRPr="00844AB4">
        <w:rPr>
          <w:rFonts w:ascii="Times" w:hAnsi="Times"/>
          <w:lang w:val="en-US"/>
        </w:rPr>
        <w:t xml:space="preserve">: mimicry rings that attract more species through convergent color pattern shifts are expected to comprise more species. This scenario hypothesizes that some color patterns can evolve more readily than others, either because they confer a </w:t>
      </w:r>
      <w:commentRangeStart w:id="38"/>
      <w:r w:rsidRPr="00844AB4">
        <w:rPr>
          <w:rFonts w:ascii="Times" w:hAnsi="Times"/>
          <w:lang w:val="en-US"/>
        </w:rPr>
        <w:t xml:space="preserve">higher </w:t>
      </w:r>
      <w:commentRangeEnd w:id="38"/>
      <w:r w:rsidRPr="00844AB4">
        <w:rPr>
          <w:rFonts w:ascii="Times" w:hAnsi="Times"/>
          <w:lang w:val="en-US"/>
        </w:rPr>
        <w:commentReference w:id="38"/>
      </w:r>
      <w:r w:rsidRPr="00844AB4">
        <w:rPr>
          <w:rFonts w:ascii="Times" w:hAnsi="Times"/>
          <w:lang w:val="en-US"/>
        </w:rPr>
        <w:t xml:space="preserve">protection against predation, because they provide additional advantages (for instance color patterns affect thermoregulation), or just because they are easier to produce, for instance because ancestral capacity to produce certain pigments and patterns is retained. </w:t>
      </w:r>
    </w:p>
    <w:p w14:paraId="1BFAF18D" w14:textId="1C0D6556" w:rsidR="009F4007" w:rsidRDefault="00844AB4" w:rsidP="00A2310A">
      <w:pPr>
        <w:spacing w:line="360" w:lineRule="auto"/>
        <w:ind w:firstLine="720"/>
        <w:rPr>
          <w:rFonts w:ascii="Times" w:hAnsi="Times"/>
          <w:lang w:val="en-US"/>
        </w:rPr>
      </w:pPr>
      <w:r w:rsidRPr="00844AB4">
        <w:rPr>
          <w:rFonts w:ascii="Times" w:hAnsi="Times"/>
          <w:lang w:val="en-US"/>
        </w:rPr>
        <w:t xml:space="preserve">(3) </w:t>
      </w:r>
      <w:r w:rsidRPr="00844AB4">
        <w:rPr>
          <w:rFonts w:ascii="Times" w:hAnsi="Times"/>
          <w:i/>
          <w:lang w:val="en-US"/>
        </w:rPr>
        <w:t>higher diversification rate</w:t>
      </w:r>
      <w:r w:rsidRPr="00844AB4">
        <w:rPr>
          <w:rFonts w:ascii="Times" w:hAnsi="Times"/>
          <w:lang w:val="en-US"/>
        </w:rPr>
        <w:t xml:space="preserve">: color patterns associated with higher </w:t>
      </w:r>
      <w:r w:rsidR="00BA7721">
        <w:rPr>
          <w:rFonts w:ascii="Times" w:hAnsi="Times"/>
          <w:lang w:val="en-US"/>
        </w:rPr>
        <w:t>net diversification</w:t>
      </w:r>
      <w:r w:rsidRPr="00844AB4">
        <w:rPr>
          <w:rFonts w:ascii="Times" w:hAnsi="Times"/>
          <w:lang w:val="en-US"/>
        </w:rPr>
        <w:t xml:space="preserve"> are expected to form larger mimicry rings. Although the reasons why a given color pattern could directly drive increased speciation (without color pattern shift) are unclear, it could indirectly be associated with higher diversification if species harboring this color pattern dwell in habitats that favor speciation or limit extinction, such as high-altitude Andean forests, </w:t>
      </w:r>
      <w:proofErr w:type="spellStart"/>
      <w:r w:rsidRPr="00844AB4">
        <w:rPr>
          <w:rFonts w:ascii="Times" w:hAnsi="Times"/>
          <w:lang w:val="en-US"/>
        </w:rPr>
        <w:t>Chazot</w:t>
      </w:r>
      <w:proofErr w:type="spellEnd"/>
      <w:r w:rsidRPr="00844AB4">
        <w:rPr>
          <w:rFonts w:ascii="Times" w:hAnsi="Times"/>
          <w:lang w:val="en-US"/>
        </w:rPr>
        <w:t xml:space="preserve"> et al. 2016, 2018). </w:t>
      </w:r>
    </w:p>
    <w:p w14:paraId="30B3DF7E" w14:textId="7AB7EFA4" w:rsidR="008A0819" w:rsidRPr="00D6732F" w:rsidRDefault="00897A87" w:rsidP="001926A2">
      <w:pPr>
        <w:spacing w:line="360" w:lineRule="auto"/>
        <w:ind w:firstLine="720"/>
        <w:rPr>
          <w:rFonts w:ascii="Times" w:hAnsi="Times"/>
          <w:lang w:val="en-US"/>
        </w:rPr>
      </w:pPr>
      <w:r>
        <w:rPr>
          <w:rFonts w:cs="Arial"/>
          <w:color w:val="000000"/>
          <w:lang w:val="en-US"/>
        </w:rPr>
        <w:t>Note that t</w:t>
      </w:r>
      <w:r w:rsidR="00E40953" w:rsidRPr="00D6732F">
        <w:rPr>
          <w:rFonts w:cs="Arial"/>
          <w:color w:val="000000"/>
          <w:lang w:val="en-US"/>
        </w:rPr>
        <w:t xml:space="preserve">he </w:t>
      </w:r>
      <w:r w:rsidR="00E40953" w:rsidRPr="00D6732F">
        <w:rPr>
          <w:rFonts w:cs="Arial"/>
          <w:i/>
          <w:color w:val="000000"/>
          <w:lang w:val="en-US"/>
        </w:rPr>
        <w:t>time for accumulation</w:t>
      </w:r>
      <w:r w:rsidR="00E40953" w:rsidRPr="00D6732F">
        <w:rPr>
          <w:rFonts w:cs="Arial"/>
          <w:color w:val="000000"/>
          <w:lang w:val="en-US"/>
        </w:rPr>
        <w:t xml:space="preserve"> scenario implies that differences in species richness have simply emerged as the result of the timing of appearance of color patterns and </w:t>
      </w:r>
      <w:r w:rsidR="00255416">
        <w:rPr>
          <w:rFonts w:cs="Arial"/>
          <w:color w:val="000000"/>
          <w:lang w:val="en-US"/>
        </w:rPr>
        <w:t>is</w:t>
      </w:r>
      <w:r w:rsidR="00E40953" w:rsidRPr="00D6732F">
        <w:rPr>
          <w:rFonts w:cs="Arial"/>
          <w:color w:val="000000"/>
          <w:lang w:val="en-US"/>
        </w:rPr>
        <w:t xml:space="preserve"> regarded as the null hypothesis. Instead, the other two scenarios imply that differences in species richness stem from differences in properties of color patterns</w:t>
      </w:r>
      <w:r w:rsidR="00A84DD8">
        <w:rPr>
          <w:rFonts w:cs="Arial"/>
          <w:color w:val="000000"/>
          <w:lang w:val="en-US"/>
        </w:rPr>
        <w:t xml:space="preserve"> or associated features, such as habitats</w:t>
      </w:r>
      <w:r w:rsidR="00E40953" w:rsidRPr="00D6732F">
        <w:rPr>
          <w:rFonts w:cs="Arial"/>
          <w:color w:val="000000"/>
          <w:lang w:val="en-US"/>
        </w:rPr>
        <w:t xml:space="preserve">, </w:t>
      </w:r>
      <w:r w:rsidR="00927B79">
        <w:rPr>
          <w:rFonts w:cs="Arial"/>
          <w:color w:val="000000"/>
          <w:lang w:val="en-US"/>
        </w:rPr>
        <w:t>which lead</w:t>
      </w:r>
      <w:r w:rsidR="00E40953" w:rsidRPr="00D6732F">
        <w:rPr>
          <w:rFonts w:cs="Arial"/>
          <w:color w:val="000000"/>
          <w:lang w:val="en-US"/>
        </w:rPr>
        <w:t xml:space="preserve"> to different rates of color pattern shifts or diversification.</w:t>
      </w:r>
    </w:p>
    <w:p w14:paraId="7348A112" w14:textId="786CC47E" w:rsidR="005E219D" w:rsidRDefault="006441BE" w:rsidP="00F2233B">
      <w:pPr>
        <w:spacing w:line="360" w:lineRule="auto"/>
        <w:rPr>
          <w:rFonts w:ascii="Times" w:hAnsi="Times"/>
          <w:lang w:val="en-US"/>
        </w:rPr>
      </w:pPr>
      <w:r>
        <w:rPr>
          <w:rFonts w:ascii="Times" w:hAnsi="Times"/>
          <w:lang w:val="en-US"/>
        </w:rPr>
        <w:t xml:space="preserve"> </w:t>
      </w:r>
    </w:p>
    <w:p w14:paraId="2DD980BB" w14:textId="3C88086E" w:rsidR="00C045C3" w:rsidRPr="00EA1094" w:rsidRDefault="005E219D" w:rsidP="004C14FF">
      <w:pPr>
        <w:spacing w:line="360" w:lineRule="auto"/>
        <w:rPr>
          <w:rFonts w:ascii="Times" w:hAnsi="Times"/>
          <w:lang w:val="en-US"/>
        </w:rPr>
      </w:pPr>
      <w:r w:rsidRPr="00121BA2">
        <w:rPr>
          <w:rFonts w:ascii="Times" w:hAnsi="Times"/>
          <w:lang w:val="en-US"/>
        </w:rPr>
        <w:t xml:space="preserve">In this paper, we </w:t>
      </w:r>
      <w:r w:rsidR="00A84DD8">
        <w:rPr>
          <w:rFonts w:ascii="Times" w:hAnsi="Times"/>
          <w:lang w:val="en-US"/>
        </w:rPr>
        <w:t>investigate</w:t>
      </w:r>
      <w:r w:rsidR="00375B08">
        <w:rPr>
          <w:rFonts w:ascii="Times" w:hAnsi="Times"/>
          <w:lang w:val="en-US"/>
        </w:rPr>
        <w:t>d</w:t>
      </w:r>
      <w:r w:rsidR="00A84DD8">
        <w:rPr>
          <w:rFonts w:ascii="Times" w:hAnsi="Times"/>
          <w:lang w:val="en-US"/>
        </w:rPr>
        <w:t xml:space="preserve"> these questions</w:t>
      </w:r>
      <w:r w:rsidR="00A84DD8" w:rsidRPr="00121BA2">
        <w:rPr>
          <w:rFonts w:ascii="Times" w:hAnsi="Times"/>
          <w:lang w:val="en-US"/>
        </w:rPr>
        <w:t xml:space="preserve"> </w:t>
      </w:r>
      <w:r w:rsidRPr="00121BA2">
        <w:rPr>
          <w:rFonts w:ascii="Times" w:hAnsi="Times"/>
          <w:lang w:val="en-US"/>
        </w:rPr>
        <w:t xml:space="preserve">on the butterfly tribe </w:t>
      </w:r>
      <w:commentRangeStart w:id="39"/>
      <w:proofErr w:type="spellStart"/>
      <w:r w:rsidRPr="00121BA2">
        <w:rPr>
          <w:rFonts w:ascii="Times" w:hAnsi="Times"/>
          <w:lang w:val="en-US"/>
        </w:rPr>
        <w:t>Ithomiini</w:t>
      </w:r>
      <w:commentRangeEnd w:id="39"/>
      <w:proofErr w:type="spellEnd"/>
      <w:r w:rsidR="003724EF">
        <w:rPr>
          <w:rStyle w:val="CommentReference"/>
        </w:rPr>
        <w:commentReference w:id="39"/>
      </w:r>
      <w:r w:rsidRPr="00121BA2">
        <w:rPr>
          <w:rFonts w:ascii="Times" w:hAnsi="Times"/>
          <w:lang w:val="en-US"/>
        </w:rPr>
        <w:t xml:space="preserve">, </w:t>
      </w:r>
      <w:r w:rsidR="001D3320" w:rsidRPr="00346C3C">
        <w:rPr>
          <w:rFonts w:cs="Arial"/>
          <w:color w:val="000000"/>
          <w:lang w:val="en-US"/>
        </w:rPr>
        <w:t>the largest described radiation of mimetic butterflies</w:t>
      </w:r>
      <w:r w:rsidR="00346C3C" w:rsidRPr="00C26569">
        <w:rPr>
          <w:rFonts w:cs="Arial"/>
          <w:color w:val="000000"/>
          <w:lang w:val="en-US"/>
        </w:rPr>
        <w:t xml:space="preserve"> </w:t>
      </w:r>
      <w:proofErr w:type="spellStart"/>
      <w:r w:rsidR="00346C3C" w:rsidRPr="00C26569">
        <w:rPr>
          <w:rFonts w:cs="Arial"/>
          <w:color w:val="000000"/>
          <w:lang w:val="en-US"/>
        </w:rPr>
        <w:t>Ithomiini</w:t>
      </w:r>
      <w:proofErr w:type="spellEnd"/>
      <w:r w:rsidR="00346C3C" w:rsidRPr="00C26569">
        <w:rPr>
          <w:rFonts w:cs="Arial"/>
          <w:color w:val="000000"/>
          <w:lang w:val="en-US"/>
        </w:rPr>
        <w:t xml:space="preserve">, which comprises </w:t>
      </w:r>
      <w:commentRangeStart w:id="41"/>
      <w:r w:rsidR="00346C3C" w:rsidRPr="00C26569">
        <w:rPr>
          <w:rFonts w:cs="Arial"/>
          <w:color w:val="000000"/>
          <w:lang w:val="en-US"/>
        </w:rPr>
        <w:t xml:space="preserve">393 </w:t>
      </w:r>
      <w:commentRangeEnd w:id="41"/>
      <w:r w:rsidR="00346C3C">
        <w:rPr>
          <w:rStyle w:val="CommentReference"/>
        </w:rPr>
        <w:commentReference w:id="41"/>
      </w:r>
      <w:r w:rsidR="00346C3C" w:rsidRPr="00C26569">
        <w:rPr>
          <w:rFonts w:cs="Arial"/>
          <w:color w:val="000000"/>
          <w:lang w:val="en-US"/>
        </w:rPr>
        <w:t>species (</w:t>
      </w:r>
      <w:proofErr w:type="spellStart"/>
      <w:r w:rsidR="00346C3C" w:rsidRPr="00C26569">
        <w:rPr>
          <w:rFonts w:cs="Arial"/>
          <w:color w:val="000000"/>
          <w:lang w:val="en-US"/>
        </w:rPr>
        <w:t>Chazot</w:t>
      </w:r>
      <w:proofErr w:type="spellEnd"/>
      <w:r w:rsidR="00346C3C" w:rsidRPr="00C26569">
        <w:rPr>
          <w:rFonts w:cs="Arial"/>
          <w:color w:val="000000"/>
          <w:lang w:val="en-US"/>
        </w:rPr>
        <w:t xml:space="preserve"> et al. 2019)</w:t>
      </w:r>
      <w:r w:rsidRPr="00121BA2">
        <w:rPr>
          <w:rFonts w:ascii="Times" w:hAnsi="Times"/>
          <w:lang w:val="en-US"/>
        </w:rPr>
        <w:t xml:space="preserve">. We reviewed all species of </w:t>
      </w:r>
      <w:proofErr w:type="spellStart"/>
      <w:r w:rsidRPr="00121BA2">
        <w:rPr>
          <w:rFonts w:ascii="Times" w:hAnsi="Times"/>
          <w:lang w:val="en-US"/>
        </w:rPr>
        <w:t>Ithomiini</w:t>
      </w:r>
      <w:proofErr w:type="spellEnd"/>
      <w:r w:rsidRPr="00121BA2">
        <w:rPr>
          <w:rFonts w:ascii="Times" w:hAnsi="Times"/>
          <w:lang w:val="en-US"/>
        </w:rPr>
        <w:t xml:space="preserve"> </w:t>
      </w:r>
      <w:r w:rsidR="006E6BE0">
        <w:rPr>
          <w:rFonts w:ascii="Times" w:hAnsi="Times"/>
          <w:lang w:val="en-US"/>
        </w:rPr>
        <w:t>and</w:t>
      </w:r>
      <w:r w:rsidRPr="00121BA2">
        <w:rPr>
          <w:rFonts w:ascii="Times" w:hAnsi="Times"/>
          <w:lang w:val="en-US"/>
        </w:rPr>
        <w:t xml:space="preserve"> assign</w:t>
      </w:r>
      <w:r w:rsidR="006E6BE0">
        <w:rPr>
          <w:rFonts w:ascii="Times" w:hAnsi="Times"/>
          <w:lang w:val="en-US"/>
        </w:rPr>
        <w:t>ed</w:t>
      </w:r>
      <w:r w:rsidRPr="00121BA2">
        <w:rPr>
          <w:rFonts w:ascii="Times" w:hAnsi="Times"/>
          <w:lang w:val="en-US"/>
        </w:rPr>
        <w:t xml:space="preserve"> them to </w:t>
      </w:r>
      <w:r w:rsidR="003E0E83">
        <w:rPr>
          <w:rFonts w:ascii="Times" w:hAnsi="Times"/>
          <w:lang w:val="en-US"/>
        </w:rPr>
        <w:t xml:space="preserve">44 </w:t>
      </w:r>
      <w:r w:rsidRPr="00121BA2">
        <w:rPr>
          <w:rFonts w:ascii="Times" w:hAnsi="Times"/>
          <w:lang w:val="en-US"/>
        </w:rPr>
        <w:t>color patterns</w:t>
      </w:r>
      <w:r w:rsidR="004C1F4A">
        <w:rPr>
          <w:rFonts w:ascii="Times" w:hAnsi="Times"/>
          <w:lang w:val="en-US"/>
        </w:rPr>
        <w:t xml:space="preserve"> (mimicry ri</w:t>
      </w:r>
      <w:r w:rsidR="00010292">
        <w:rPr>
          <w:rFonts w:ascii="Times" w:hAnsi="Times"/>
          <w:lang w:val="en-US"/>
        </w:rPr>
        <w:t>ngs</w:t>
      </w:r>
      <w:r w:rsidR="004C1F4A">
        <w:rPr>
          <w:rFonts w:ascii="Times" w:hAnsi="Times"/>
          <w:lang w:val="en-US"/>
        </w:rPr>
        <w:t>)</w:t>
      </w:r>
      <w:r w:rsidRPr="00121BA2">
        <w:rPr>
          <w:rFonts w:ascii="Times" w:hAnsi="Times"/>
          <w:lang w:val="en-US"/>
        </w:rPr>
        <w:t xml:space="preserve">. </w:t>
      </w:r>
      <w:r w:rsidR="00975C1F" w:rsidRPr="00EA1094">
        <w:rPr>
          <w:rFonts w:ascii="Times" w:hAnsi="Times"/>
          <w:lang w:val="en-US"/>
        </w:rPr>
        <w:t>Using ancestral state estimation</w:t>
      </w:r>
      <w:r w:rsidR="00EB739E" w:rsidRPr="00EA1094">
        <w:rPr>
          <w:rFonts w:ascii="Times" w:hAnsi="Times"/>
          <w:lang w:val="en-US"/>
        </w:rPr>
        <w:t xml:space="preserve"> of color patterns</w:t>
      </w:r>
      <w:r w:rsidR="00975C1F" w:rsidRPr="00EA1094">
        <w:rPr>
          <w:rFonts w:ascii="Times" w:hAnsi="Times"/>
          <w:lang w:val="en-US"/>
        </w:rPr>
        <w:t xml:space="preserve"> on </w:t>
      </w:r>
      <w:r w:rsidR="00E41390" w:rsidRPr="00EA1094">
        <w:rPr>
          <w:rFonts w:ascii="Times" w:hAnsi="Times"/>
          <w:lang w:val="en-US"/>
        </w:rPr>
        <w:t>a</w:t>
      </w:r>
      <w:r w:rsidR="00975C1F" w:rsidRPr="00EA1094">
        <w:rPr>
          <w:rFonts w:ascii="Times" w:hAnsi="Times"/>
          <w:lang w:val="en-US"/>
        </w:rPr>
        <w:t xml:space="preserve"> comprehensive phylogeny of </w:t>
      </w:r>
      <w:proofErr w:type="spellStart"/>
      <w:r w:rsidR="00975C1F" w:rsidRPr="00EA1094">
        <w:rPr>
          <w:rFonts w:ascii="Times" w:hAnsi="Times"/>
          <w:lang w:val="en-US"/>
        </w:rPr>
        <w:t>Ithomiini</w:t>
      </w:r>
      <w:proofErr w:type="spellEnd"/>
      <w:r w:rsidR="00A81769">
        <w:rPr>
          <w:rFonts w:ascii="Times" w:hAnsi="Times"/>
          <w:lang w:val="en-US"/>
        </w:rPr>
        <w:t xml:space="preserve"> </w:t>
      </w:r>
      <w:commentRangeStart w:id="42"/>
      <w:r w:rsidR="00A81769">
        <w:rPr>
          <w:rFonts w:ascii="Times" w:hAnsi="Times"/>
          <w:lang w:val="en-US"/>
        </w:rPr>
        <w:t>(</w:t>
      </w:r>
      <w:proofErr w:type="spellStart"/>
      <w:r w:rsidR="00A81769" w:rsidRPr="00C26569">
        <w:rPr>
          <w:rFonts w:cs="Arial"/>
          <w:color w:val="000000"/>
          <w:lang w:val="en-US"/>
        </w:rPr>
        <w:t>Chazot</w:t>
      </w:r>
      <w:proofErr w:type="spellEnd"/>
      <w:r w:rsidR="00A81769" w:rsidRPr="00C26569">
        <w:rPr>
          <w:rFonts w:cs="Arial"/>
          <w:color w:val="000000"/>
          <w:lang w:val="en-US"/>
        </w:rPr>
        <w:t xml:space="preserve"> et al. 2019</w:t>
      </w:r>
      <w:r w:rsidR="00A81769">
        <w:rPr>
          <w:rFonts w:ascii="Times" w:hAnsi="Times"/>
          <w:lang w:val="en-US"/>
        </w:rPr>
        <w:t>)</w:t>
      </w:r>
      <w:commentRangeEnd w:id="42"/>
      <w:r w:rsidR="00A84DD8">
        <w:rPr>
          <w:rStyle w:val="CommentReference"/>
        </w:rPr>
        <w:commentReference w:id="42"/>
      </w:r>
      <w:r w:rsidR="00975C1F" w:rsidRPr="00EA1094">
        <w:rPr>
          <w:rFonts w:ascii="Times" w:hAnsi="Times"/>
          <w:lang w:val="en-US"/>
        </w:rPr>
        <w:t xml:space="preserve">, </w:t>
      </w:r>
      <w:r w:rsidR="00036A5A" w:rsidRPr="00EA1094">
        <w:rPr>
          <w:rFonts w:ascii="Times" w:hAnsi="Times"/>
          <w:lang w:val="en-US"/>
        </w:rPr>
        <w:t xml:space="preserve">we </w:t>
      </w:r>
      <w:r w:rsidR="00253C3B">
        <w:rPr>
          <w:rFonts w:ascii="Times" w:hAnsi="Times"/>
          <w:lang w:val="en-US"/>
        </w:rPr>
        <w:t xml:space="preserve">tested the different predictions </w:t>
      </w:r>
      <w:r w:rsidR="00E60EAD">
        <w:rPr>
          <w:rFonts w:ascii="Times" w:hAnsi="Times"/>
          <w:lang w:val="en-US"/>
        </w:rPr>
        <w:t xml:space="preserve">highlighted </w:t>
      </w:r>
      <w:r w:rsidR="00E60EAD">
        <w:rPr>
          <w:rFonts w:ascii="Times" w:hAnsi="Times"/>
          <w:lang w:val="en-US"/>
        </w:rPr>
        <w:lastRenderedPageBreak/>
        <w:t>above</w:t>
      </w:r>
      <w:r w:rsidR="007A4B8E">
        <w:rPr>
          <w:rFonts w:ascii="Times" w:hAnsi="Times"/>
          <w:lang w:val="en-US"/>
        </w:rPr>
        <w:t xml:space="preserve">, to investigate for the first the processes that have built the network of mimetic interactions </w:t>
      </w:r>
      <w:r w:rsidR="006641D0">
        <w:rPr>
          <w:rFonts w:ascii="Times" w:hAnsi="Times"/>
          <w:lang w:val="en-US"/>
        </w:rPr>
        <w:t xml:space="preserve">over geological time </w:t>
      </w:r>
      <w:r w:rsidR="00E6397D">
        <w:rPr>
          <w:rFonts w:ascii="Times" w:hAnsi="Times"/>
          <w:lang w:val="en-US"/>
        </w:rPr>
        <w:t>scale</w:t>
      </w:r>
      <w:r w:rsidR="00392C72">
        <w:rPr>
          <w:rFonts w:ascii="Times" w:hAnsi="Times"/>
          <w:lang w:val="en-US"/>
        </w:rPr>
        <w:t>s</w:t>
      </w:r>
      <w:r w:rsidR="007A4B8E">
        <w:rPr>
          <w:rFonts w:ascii="Times" w:hAnsi="Times"/>
          <w:lang w:val="en-US"/>
        </w:rPr>
        <w:t>.</w:t>
      </w:r>
    </w:p>
    <w:p w14:paraId="0C2C4135" w14:textId="77777777" w:rsidR="00702E16" w:rsidRPr="00EA1094" w:rsidRDefault="00702E16" w:rsidP="002B6AB7">
      <w:pPr>
        <w:spacing w:line="360" w:lineRule="auto"/>
        <w:rPr>
          <w:rFonts w:ascii="Times" w:hAnsi="Times"/>
          <w:b/>
          <w:lang w:val="en-US"/>
        </w:rPr>
      </w:pPr>
    </w:p>
    <w:p w14:paraId="2B1959D0" w14:textId="77777777" w:rsidR="00CB4FFA" w:rsidRPr="00CE727B" w:rsidRDefault="00CB4FFA" w:rsidP="00CB4FFA">
      <w:pPr>
        <w:rPr>
          <w:rFonts w:ascii="Times" w:hAnsi="Times"/>
          <w:b/>
          <w:lang w:val="en-US"/>
        </w:rPr>
      </w:pPr>
      <w:commentRangeStart w:id="43"/>
      <w:r w:rsidRPr="00CE727B">
        <w:rPr>
          <w:rFonts w:ascii="Times" w:hAnsi="Times"/>
          <w:b/>
          <w:sz w:val="32"/>
          <w:szCs w:val="32"/>
          <w:lang w:val="en-US"/>
        </w:rPr>
        <w:t>M</w:t>
      </w:r>
      <w:r w:rsidRPr="00CE727B">
        <w:rPr>
          <w:rFonts w:ascii="Times" w:hAnsi="Times"/>
          <w:b/>
          <w:lang w:val="en-US"/>
        </w:rPr>
        <w:t xml:space="preserve">ATERIAL AND </w:t>
      </w:r>
      <w:r w:rsidRPr="00CE727B">
        <w:rPr>
          <w:rFonts w:ascii="Times" w:hAnsi="Times"/>
          <w:b/>
          <w:sz w:val="32"/>
          <w:szCs w:val="32"/>
          <w:lang w:val="en-US"/>
        </w:rPr>
        <w:t>M</w:t>
      </w:r>
      <w:r w:rsidRPr="00CE727B">
        <w:rPr>
          <w:rFonts w:ascii="Times" w:hAnsi="Times"/>
          <w:b/>
          <w:lang w:val="en-US"/>
        </w:rPr>
        <w:t>ETHODS</w:t>
      </w:r>
      <w:commentRangeEnd w:id="43"/>
      <w:r w:rsidR="005C676D">
        <w:rPr>
          <w:rStyle w:val="CommentReference"/>
        </w:rPr>
        <w:commentReference w:id="43"/>
      </w:r>
    </w:p>
    <w:p w14:paraId="798325F0" w14:textId="77777777" w:rsidR="00E63B30" w:rsidRPr="00A9290E" w:rsidRDefault="00E63B30" w:rsidP="002B6AB7">
      <w:pPr>
        <w:spacing w:line="360" w:lineRule="auto"/>
        <w:rPr>
          <w:rFonts w:ascii="Times" w:hAnsi="Times"/>
          <w:i/>
          <w:lang w:val="en-US"/>
        </w:rPr>
      </w:pPr>
    </w:p>
    <w:p w14:paraId="39E229F2" w14:textId="5D46A05E" w:rsidR="002C574C" w:rsidRPr="00A9290E" w:rsidRDefault="00F4215A" w:rsidP="002B6AB7">
      <w:pPr>
        <w:spacing w:line="360" w:lineRule="auto"/>
        <w:rPr>
          <w:rFonts w:ascii="Times" w:hAnsi="Times"/>
          <w:i/>
          <w:lang w:val="en-US"/>
        </w:rPr>
      </w:pPr>
      <w:r w:rsidRPr="00A9290E">
        <w:rPr>
          <w:rFonts w:ascii="Times" w:hAnsi="Times"/>
          <w:i/>
          <w:lang w:val="en-US"/>
        </w:rPr>
        <w:t>Data</w:t>
      </w:r>
    </w:p>
    <w:p w14:paraId="467FEACC" w14:textId="2CD262F8" w:rsidR="006548A0" w:rsidRPr="00A9290E" w:rsidDel="00A84DD8" w:rsidRDefault="007679FE">
      <w:pPr>
        <w:spacing w:line="360" w:lineRule="auto"/>
        <w:rPr>
          <w:del w:id="44" w:author="Marianne" w:date="2021-08-07T22:08:00Z"/>
          <w:rFonts w:ascii="Times" w:hAnsi="Times"/>
          <w:lang w:val="en-US"/>
        </w:rPr>
      </w:pPr>
      <w:r w:rsidRPr="00A9290E">
        <w:rPr>
          <w:rFonts w:ascii="Times" w:hAnsi="Times"/>
          <w:lang w:val="en-US"/>
        </w:rPr>
        <w:t xml:space="preserve">We used the time-calibrated phylogeny of </w:t>
      </w:r>
      <w:proofErr w:type="spellStart"/>
      <w:r w:rsidRPr="00A9290E">
        <w:rPr>
          <w:rFonts w:ascii="Times" w:hAnsi="Times"/>
          <w:lang w:val="en-US"/>
        </w:rPr>
        <w:t>Ithomiini</w:t>
      </w:r>
      <w:proofErr w:type="spellEnd"/>
      <w:r w:rsidRPr="00A9290E">
        <w:rPr>
          <w:rFonts w:ascii="Times" w:hAnsi="Times"/>
          <w:lang w:val="en-US"/>
        </w:rPr>
        <w:t xml:space="preserve"> from </w:t>
      </w:r>
      <w:proofErr w:type="spellStart"/>
      <w:r w:rsidRPr="00A9290E">
        <w:rPr>
          <w:rFonts w:ascii="Times" w:hAnsi="Times"/>
          <w:lang w:val="en-US"/>
        </w:rPr>
        <w:t>Chazot</w:t>
      </w:r>
      <w:proofErr w:type="spellEnd"/>
      <w:r w:rsidRPr="00A9290E">
        <w:rPr>
          <w:rFonts w:ascii="Times" w:hAnsi="Times"/>
          <w:lang w:val="en-US"/>
        </w:rPr>
        <w:t xml:space="preserve"> et al. (2019), which contains 340 species of </w:t>
      </w:r>
      <w:proofErr w:type="spellStart"/>
      <w:r w:rsidRPr="00A9290E">
        <w:rPr>
          <w:rFonts w:ascii="Times" w:hAnsi="Times"/>
          <w:lang w:val="en-US"/>
        </w:rPr>
        <w:t>Ithomiini</w:t>
      </w:r>
      <w:proofErr w:type="spellEnd"/>
      <w:r w:rsidRPr="00A9290E">
        <w:rPr>
          <w:rFonts w:ascii="Times" w:hAnsi="Times"/>
          <w:lang w:val="en-US"/>
        </w:rPr>
        <w:t xml:space="preserve"> (</w:t>
      </w:r>
      <w:r w:rsidR="002C2796" w:rsidRPr="00A9290E">
        <w:rPr>
          <w:rFonts w:ascii="Times" w:hAnsi="Times"/>
          <w:lang w:val="en-US"/>
        </w:rPr>
        <w:t>85</w:t>
      </w:r>
      <w:r w:rsidR="0043338C" w:rsidRPr="00A9290E">
        <w:rPr>
          <w:rFonts w:ascii="Times" w:hAnsi="Times"/>
          <w:lang w:val="en-US"/>
        </w:rPr>
        <w:t>% species sampled</w:t>
      </w:r>
      <w:r w:rsidRPr="00A9290E">
        <w:rPr>
          <w:rFonts w:ascii="Times" w:hAnsi="Times"/>
          <w:lang w:val="en-US"/>
        </w:rPr>
        <w:t>)</w:t>
      </w:r>
      <w:r w:rsidR="0043338C" w:rsidRPr="00A9290E">
        <w:rPr>
          <w:rFonts w:ascii="Times" w:hAnsi="Times"/>
          <w:lang w:val="en-US"/>
        </w:rPr>
        <w:t xml:space="preserve">. </w:t>
      </w:r>
      <w:r w:rsidR="008875BC" w:rsidRPr="00A9290E">
        <w:rPr>
          <w:rFonts w:ascii="Times" w:hAnsi="Times"/>
          <w:lang w:val="en-US"/>
        </w:rPr>
        <w:t xml:space="preserve">All species of </w:t>
      </w:r>
      <w:proofErr w:type="spellStart"/>
      <w:r w:rsidR="008875BC" w:rsidRPr="00A9290E">
        <w:rPr>
          <w:rFonts w:ascii="Times" w:hAnsi="Times"/>
          <w:lang w:val="en-US"/>
        </w:rPr>
        <w:t>Ithomiini</w:t>
      </w:r>
      <w:proofErr w:type="spellEnd"/>
      <w:r w:rsidR="008875BC" w:rsidRPr="00A9290E">
        <w:rPr>
          <w:rFonts w:ascii="Times" w:hAnsi="Times"/>
          <w:lang w:val="en-US"/>
        </w:rPr>
        <w:t xml:space="preserve"> were</w:t>
      </w:r>
      <w:ins w:id="45" w:author="Marianne" w:date="2021-08-07T22:06:00Z">
        <w:r w:rsidR="00A84DD8">
          <w:rPr>
            <w:rFonts w:ascii="Times" w:hAnsi="Times"/>
            <w:lang w:val="en-US"/>
          </w:rPr>
          <w:t xml:space="preserve"> classified into </w:t>
        </w:r>
      </w:ins>
      <w:commentRangeStart w:id="46"/>
      <w:ins w:id="47" w:author="Marianne" w:date="2021-08-07T22:08:00Z">
        <w:r w:rsidR="00A84DD8">
          <w:rPr>
            <w:rFonts w:ascii="Times" w:hAnsi="Times"/>
            <w:lang w:val="en-US"/>
          </w:rPr>
          <w:t xml:space="preserve">44 </w:t>
        </w:r>
      </w:ins>
      <w:commentRangeEnd w:id="46"/>
      <w:ins w:id="48" w:author="Marianne" w:date="2021-08-07T22:10:00Z">
        <w:r w:rsidR="00A84DD8">
          <w:rPr>
            <w:rStyle w:val="CommentReference"/>
          </w:rPr>
          <w:commentReference w:id="46"/>
        </w:r>
      </w:ins>
      <w:ins w:id="49" w:author="Marianne" w:date="2021-08-07T22:06:00Z">
        <w:r w:rsidR="00A84DD8">
          <w:rPr>
            <w:rFonts w:ascii="Times" w:hAnsi="Times"/>
            <w:lang w:val="en-US"/>
          </w:rPr>
          <w:t xml:space="preserve">mimicry rings on the basis of color pattern similarity, following </w:t>
        </w:r>
        <w:commentRangeStart w:id="50"/>
        <w:r w:rsidR="00A84DD8">
          <w:rPr>
            <w:rFonts w:ascii="Times" w:hAnsi="Times"/>
            <w:lang w:val="en-US"/>
          </w:rPr>
          <w:t xml:space="preserve">Willmott and Mallet </w:t>
        </w:r>
      </w:ins>
      <w:ins w:id="51" w:author="Marianne" w:date="2021-08-07T22:07:00Z">
        <w:r w:rsidR="00A84DD8">
          <w:rPr>
            <w:rFonts w:ascii="Times" w:hAnsi="Times"/>
            <w:lang w:val="en-US"/>
          </w:rPr>
          <w:t>(</w:t>
        </w:r>
      </w:ins>
      <w:ins w:id="52" w:author="Marianne" w:date="2021-08-07T22:06:00Z">
        <w:r w:rsidR="00A84DD8">
          <w:rPr>
            <w:rFonts w:ascii="Times" w:hAnsi="Times"/>
            <w:lang w:val="en-US"/>
          </w:rPr>
          <w:t>200</w:t>
        </w:r>
      </w:ins>
      <w:ins w:id="53" w:author="Marianne" w:date="2021-08-07T22:07:00Z">
        <w:r w:rsidR="00A84DD8">
          <w:rPr>
            <w:rFonts w:ascii="Times" w:hAnsi="Times"/>
            <w:lang w:val="en-US"/>
          </w:rPr>
          <w:t xml:space="preserve">3), Elias et al. </w:t>
        </w:r>
      </w:ins>
      <w:ins w:id="54" w:author="Marianne" w:date="2021-08-07T22:09:00Z">
        <w:r w:rsidR="00A84DD8">
          <w:rPr>
            <w:rFonts w:ascii="Times" w:hAnsi="Times"/>
            <w:lang w:val="en-US"/>
          </w:rPr>
          <w:t>(</w:t>
        </w:r>
      </w:ins>
      <w:ins w:id="55" w:author="Marianne" w:date="2021-08-07T22:07:00Z">
        <w:r w:rsidR="00A84DD8">
          <w:rPr>
            <w:rFonts w:ascii="Times" w:hAnsi="Times"/>
            <w:lang w:val="en-US"/>
          </w:rPr>
          <w:t>2008</w:t>
        </w:r>
      </w:ins>
      <w:ins w:id="56" w:author="Marianne" w:date="2021-08-07T22:09:00Z">
        <w:r w:rsidR="00A84DD8">
          <w:rPr>
            <w:rFonts w:ascii="Times" w:hAnsi="Times"/>
            <w:lang w:val="en-US"/>
          </w:rPr>
          <w:t>)</w:t>
        </w:r>
      </w:ins>
      <w:ins w:id="57" w:author="Marianne" w:date="2021-08-07T22:07:00Z">
        <w:r w:rsidR="00A84DD8">
          <w:rPr>
            <w:rFonts w:ascii="Times" w:hAnsi="Times"/>
            <w:lang w:val="en-US"/>
          </w:rPr>
          <w:t xml:space="preserve">, </w:t>
        </w:r>
        <w:proofErr w:type="spellStart"/>
        <w:r w:rsidR="00A84DD8">
          <w:rPr>
            <w:rFonts w:ascii="Times" w:hAnsi="Times"/>
            <w:lang w:val="en-US"/>
          </w:rPr>
          <w:t>Chazot</w:t>
        </w:r>
        <w:proofErr w:type="spellEnd"/>
        <w:r w:rsidR="00A84DD8">
          <w:rPr>
            <w:rFonts w:ascii="Times" w:hAnsi="Times"/>
            <w:lang w:val="en-US"/>
          </w:rPr>
          <w:t xml:space="preserve"> et al. (2014) and Willmott et al. (2017)</w:t>
        </w:r>
      </w:ins>
      <w:commentRangeEnd w:id="50"/>
      <w:ins w:id="58" w:author="Marianne" w:date="2021-08-07T22:09:00Z">
        <w:r w:rsidR="00A84DD8">
          <w:rPr>
            <w:rStyle w:val="CommentReference"/>
          </w:rPr>
          <w:commentReference w:id="50"/>
        </w:r>
      </w:ins>
      <w:ins w:id="59" w:author="Marianne" w:date="2021-08-07T22:07:00Z">
        <w:r w:rsidR="00A84DD8">
          <w:rPr>
            <w:rFonts w:ascii="Times" w:hAnsi="Times"/>
            <w:lang w:val="en-US"/>
          </w:rPr>
          <w:t>.</w:t>
        </w:r>
      </w:ins>
      <w:r w:rsidR="008875BC" w:rsidRPr="00A9290E">
        <w:rPr>
          <w:rFonts w:ascii="Times" w:hAnsi="Times"/>
          <w:lang w:val="en-US"/>
        </w:rPr>
        <w:t xml:space="preserve"> </w:t>
      </w:r>
      <w:ins w:id="60" w:author="Marianne" w:date="2021-08-07T22:12:00Z">
        <w:r w:rsidR="009F761E">
          <w:rPr>
            <w:rFonts w:ascii="Times" w:hAnsi="Times"/>
            <w:lang w:val="en-US"/>
          </w:rPr>
          <w:t xml:space="preserve">In subsequent sections we use indistinctly </w:t>
        </w:r>
        <w:commentRangeStart w:id="61"/>
        <w:r w:rsidR="009F761E">
          <w:rPr>
            <w:rFonts w:ascii="Times" w:hAnsi="Times"/>
            <w:lang w:val="en-US"/>
          </w:rPr>
          <w:t xml:space="preserve">mimicry ring and color pattern </w:t>
        </w:r>
      </w:ins>
      <w:commentRangeEnd w:id="61"/>
      <w:ins w:id="62" w:author="Marianne" w:date="2021-08-07T22:13:00Z">
        <w:r w:rsidR="009F761E">
          <w:rPr>
            <w:rStyle w:val="CommentReference"/>
          </w:rPr>
          <w:commentReference w:id="61"/>
        </w:r>
      </w:ins>
      <w:ins w:id="63" w:author="Marianne" w:date="2021-08-07T22:12:00Z">
        <w:r w:rsidR="009F761E">
          <w:rPr>
            <w:rFonts w:ascii="Times" w:hAnsi="Times"/>
            <w:lang w:val="en-US"/>
          </w:rPr>
          <w:t xml:space="preserve">to refer to </w:t>
        </w:r>
      </w:ins>
      <w:ins w:id="64" w:author="Marianne" w:date="2021-08-07T22:13:00Z">
        <w:r w:rsidR="009F761E">
          <w:rPr>
            <w:rFonts w:ascii="Times" w:hAnsi="Times"/>
            <w:lang w:val="en-US"/>
          </w:rPr>
          <w:t xml:space="preserve">the trait of interest of this study. </w:t>
        </w:r>
      </w:ins>
      <w:del w:id="65" w:author="Marianne" w:date="2021-08-07T22:08:00Z">
        <w:r w:rsidR="008875BC" w:rsidRPr="00A9290E" w:rsidDel="00A84DD8">
          <w:rPr>
            <w:rFonts w:ascii="Times" w:hAnsi="Times"/>
            <w:lang w:val="en-US"/>
          </w:rPr>
          <w:delText>coded for mimicry color pattern. Based on our experience and knowledge about wing coloration in butterflies, we established a classification containing 44 color patterns.</w:delText>
        </w:r>
      </w:del>
    </w:p>
    <w:p w14:paraId="3E5B3EB5" w14:textId="49BF7768" w:rsidR="00166033" w:rsidRPr="00A9290E" w:rsidRDefault="00423BBC" w:rsidP="00A84DD8">
      <w:pPr>
        <w:spacing w:line="360" w:lineRule="auto"/>
        <w:rPr>
          <w:rFonts w:ascii="Times" w:hAnsi="Times"/>
          <w:highlight w:val="yellow"/>
          <w:lang w:val="en-US"/>
        </w:rPr>
      </w:pPr>
      <w:del w:id="66" w:author="Marianne" w:date="2021-08-07T22:08:00Z">
        <w:r w:rsidRPr="00A9290E" w:rsidDel="00A84DD8">
          <w:rPr>
            <w:rFonts w:ascii="Times" w:hAnsi="Times"/>
            <w:highlight w:val="yellow"/>
            <w:lang w:val="en-US"/>
          </w:rPr>
          <w:delText>NEED SOMETHING TO ADD HERE AS WELL</w:delText>
        </w:r>
      </w:del>
    </w:p>
    <w:p w14:paraId="4AD73D66" w14:textId="77777777" w:rsidR="00166033" w:rsidRPr="00A9290E" w:rsidRDefault="00166033" w:rsidP="002B6AB7">
      <w:pPr>
        <w:spacing w:line="360" w:lineRule="auto"/>
        <w:rPr>
          <w:rFonts w:ascii="Times" w:hAnsi="Times"/>
          <w:lang w:val="en-US"/>
        </w:rPr>
      </w:pPr>
    </w:p>
    <w:p w14:paraId="7889D26E" w14:textId="77777777" w:rsidR="00E75BA2" w:rsidRPr="00A9290E" w:rsidRDefault="00E75BA2" w:rsidP="002B6AB7">
      <w:pPr>
        <w:spacing w:line="360" w:lineRule="auto"/>
        <w:rPr>
          <w:rFonts w:ascii="Times" w:hAnsi="Times"/>
          <w:lang w:val="en-US"/>
        </w:rPr>
      </w:pPr>
    </w:p>
    <w:p w14:paraId="2967B793" w14:textId="77777777" w:rsidR="00B72AF6" w:rsidRPr="00A9290E" w:rsidRDefault="00B72AF6" w:rsidP="00B72AF6">
      <w:pPr>
        <w:spacing w:line="360" w:lineRule="auto"/>
        <w:rPr>
          <w:rFonts w:ascii="Times" w:hAnsi="Times"/>
          <w:i/>
          <w:lang w:val="en-US"/>
        </w:rPr>
      </w:pPr>
      <w:r w:rsidRPr="00A9290E">
        <w:rPr>
          <w:rFonts w:ascii="Times" w:hAnsi="Times"/>
          <w:i/>
          <w:lang w:val="en-US"/>
        </w:rPr>
        <w:t>Ancestral state estimation and phylogenetic signal</w:t>
      </w:r>
    </w:p>
    <w:p w14:paraId="7548114A" w14:textId="138103A8" w:rsidR="00A038B4" w:rsidRPr="00A9290E" w:rsidDel="00C93387" w:rsidRDefault="00B72AF6" w:rsidP="00B72AF6">
      <w:pPr>
        <w:spacing w:line="360" w:lineRule="auto"/>
        <w:rPr>
          <w:del w:id="67" w:author="Marianne" w:date="2021-08-07T22:25:00Z"/>
          <w:rFonts w:ascii="Times" w:hAnsi="Times"/>
          <w:lang w:val="en-US"/>
        </w:rPr>
      </w:pPr>
      <w:r w:rsidRPr="00A9290E">
        <w:rPr>
          <w:rFonts w:ascii="Times" w:hAnsi="Times"/>
          <w:lang w:val="en-US"/>
        </w:rPr>
        <w:t xml:space="preserve">We estimated ancestral color patterns across the </w:t>
      </w:r>
      <w:proofErr w:type="spellStart"/>
      <w:r w:rsidRPr="00A9290E">
        <w:rPr>
          <w:rFonts w:ascii="Times" w:hAnsi="Times"/>
          <w:lang w:val="en-US"/>
        </w:rPr>
        <w:t>Ithomiini</w:t>
      </w:r>
      <w:proofErr w:type="spellEnd"/>
      <w:r w:rsidRPr="00A9290E">
        <w:rPr>
          <w:rFonts w:ascii="Times" w:hAnsi="Times"/>
          <w:lang w:val="en-US"/>
        </w:rPr>
        <w:t xml:space="preserve"> tree using </w:t>
      </w:r>
      <w:ins w:id="68" w:author="Marianne" w:date="2021-08-07T22:14:00Z">
        <w:r w:rsidR="009F761E">
          <w:rPr>
            <w:rFonts w:ascii="Times" w:hAnsi="Times"/>
            <w:lang w:val="en-US"/>
          </w:rPr>
          <w:t xml:space="preserve">maximum likelihood with </w:t>
        </w:r>
      </w:ins>
      <w:proofErr w:type="spellStart"/>
      <w:r w:rsidRPr="00A9290E">
        <w:rPr>
          <w:rFonts w:ascii="Times" w:hAnsi="Times"/>
          <w:lang w:val="en-US"/>
        </w:rPr>
        <w:t>BayesTraits</w:t>
      </w:r>
      <w:proofErr w:type="spellEnd"/>
      <w:ins w:id="69" w:author="Marianne" w:date="2021-08-07T22:15:00Z">
        <w:r w:rsidR="009F761E">
          <w:rPr>
            <w:rFonts w:ascii="Times" w:hAnsi="Times"/>
            <w:lang w:val="en-US"/>
          </w:rPr>
          <w:t xml:space="preserve"> V2 Quad </w:t>
        </w:r>
      </w:ins>
      <w:ins w:id="70" w:author="Marianne" w:date="2021-08-07T22:20:00Z">
        <w:r w:rsidR="009F761E">
          <w:rPr>
            <w:rFonts w:ascii="Times" w:hAnsi="Times"/>
            <w:lang w:val="en-US"/>
          </w:rPr>
          <w:t>(</w:t>
        </w:r>
        <w:commentRangeStart w:id="71"/>
        <w:proofErr w:type="spellStart"/>
        <w:r w:rsidR="009F761E">
          <w:rPr>
            <w:rFonts w:ascii="Times" w:hAnsi="Times"/>
            <w:lang w:val="en-US"/>
          </w:rPr>
          <w:t>Pagel</w:t>
        </w:r>
        <w:proofErr w:type="spellEnd"/>
        <w:r w:rsidR="009F761E">
          <w:rPr>
            <w:rFonts w:ascii="Times" w:hAnsi="Times"/>
            <w:lang w:val="en-US"/>
          </w:rPr>
          <w:t xml:space="preserve"> et al 2004</w:t>
        </w:r>
        <w:commentRangeEnd w:id="71"/>
        <w:r w:rsidR="009F761E">
          <w:rPr>
            <w:rStyle w:val="CommentReference"/>
          </w:rPr>
          <w:commentReference w:id="71"/>
        </w:r>
        <w:r w:rsidR="009F761E">
          <w:rPr>
            <w:rFonts w:ascii="Times" w:hAnsi="Times"/>
            <w:lang w:val="en-US"/>
          </w:rPr>
          <w:t xml:space="preserve">). </w:t>
        </w:r>
      </w:ins>
      <w:ins w:id="72" w:author="Marianne" w:date="2021-08-07T22:21:00Z">
        <w:r w:rsidR="00C93387">
          <w:rPr>
            <w:rFonts w:ascii="Times" w:hAnsi="Times"/>
            <w:lang w:val="en-US"/>
          </w:rPr>
          <w:t>All transition rates were constrained to be equal</w:t>
        </w:r>
      </w:ins>
      <w:ins w:id="73" w:author="Marianne" w:date="2021-08-07T22:25:00Z">
        <w:r w:rsidR="00C93387">
          <w:rPr>
            <w:rFonts w:ascii="Times" w:hAnsi="Times"/>
            <w:lang w:val="en-US"/>
          </w:rPr>
          <w:t xml:space="preserve"> to reduce the number of parameters to be estimated</w:t>
        </w:r>
      </w:ins>
      <w:ins w:id="74" w:author="Marianne" w:date="2021-08-07T22:21:00Z">
        <w:r w:rsidR="00C93387">
          <w:rPr>
            <w:rFonts w:ascii="Times" w:hAnsi="Times"/>
            <w:lang w:val="en-US"/>
          </w:rPr>
          <w:t>. We estimated the branch scaling parameter kappa (</w:t>
        </w:r>
      </w:ins>
      <w:ins w:id="75" w:author="Marianne" w:date="2021-08-07T22:22:00Z">
        <w:r w:rsidR="00C93387">
          <w:rPr>
            <w:rFonts w:ascii="Times" w:hAnsi="Times" w:cs="Times"/>
            <w:lang w:val="en-US"/>
          </w:rPr>
          <w:t xml:space="preserve">κ, </w:t>
        </w:r>
        <w:proofErr w:type="spellStart"/>
        <w:r w:rsidR="00C93387">
          <w:rPr>
            <w:rFonts w:ascii="Times" w:hAnsi="Times" w:cs="Times"/>
            <w:lang w:val="en-US"/>
          </w:rPr>
          <w:t>Pagel</w:t>
        </w:r>
        <w:proofErr w:type="spellEnd"/>
        <w:r w:rsidR="00C93387">
          <w:rPr>
            <w:rFonts w:ascii="Times" w:hAnsi="Times" w:cs="Times"/>
            <w:lang w:val="en-US"/>
          </w:rPr>
          <w:t xml:space="preserve"> </w:t>
        </w:r>
        <w:commentRangeStart w:id="76"/>
        <w:r w:rsidR="00C93387">
          <w:rPr>
            <w:rFonts w:ascii="Times" w:hAnsi="Times" w:cs="Times"/>
            <w:lang w:val="en-US"/>
          </w:rPr>
          <w:t>1999</w:t>
        </w:r>
      </w:ins>
      <w:commentRangeEnd w:id="76"/>
      <w:ins w:id="77" w:author="Marianne" w:date="2021-08-07T22:23:00Z">
        <w:r w:rsidR="00C93387">
          <w:rPr>
            <w:rStyle w:val="CommentReference"/>
          </w:rPr>
          <w:commentReference w:id="76"/>
        </w:r>
      </w:ins>
      <w:ins w:id="78" w:author="Marianne" w:date="2021-08-07T22:22:00Z">
        <w:r w:rsidR="00C93387">
          <w:rPr>
            <w:rFonts w:ascii="Times" w:hAnsi="Times"/>
            <w:lang w:val="en-US"/>
          </w:rPr>
          <w:t xml:space="preserve">) </w:t>
        </w:r>
      </w:ins>
      <w:ins w:id="79" w:author="Marianne" w:date="2021-08-07T22:23:00Z">
        <w:r w:rsidR="00C93387">
          <w:rPr>
            <w:rFonts w:ascii="Times" w:hAnsi="Times"/>
            <w:lang w:val="en-US"/>
          </w:rPr>
          <w:t xml:space="preserve">that best fitted our data by comparing the </w:t>
        </w:r>
        <w:proofErr w:type="spellStart"/>
        <w:r w:rsidR="00C93387">
          <w:rPr>
            <w:rFonts w:ascii="Times" w:hAnsi="Times"/>
            <w:lang w:val="en-US"/>
          </w:rPr>
          <w:t>AICc</w:t>
        </w:r>
        <w:proofErr w:type="spellEnd"/>
        <w:r w:rsidR="00C93387">
          <w:rPr>
            <w:rFonts w:ascii="Times" w:hAnsi="Times"/>
            <w:lang w:val="en-US"/>
          </w:rPr>
          <w:t xml:space="preserve"> of models when </w:t>
        </w:r>
      </w:ins>
      <w:ins w:id="80" w:author="Marianne" w:date="2021-08-07T22:24:00Z">
        <w:r w:rsidR="00C93387">
          <w:rPr>
            <w:rFonts w:ascii="Times" w:hAnsi="Times" w:cs="Times"/>
            <w:lang w:val="en-US"/>
          </w:rPr>
          <w:t xml:space="preserve">κ=1 (gradual evolution), κ=0 (punctuational evolution), and </w:t>
        </w:r>
      </w:ins>
      <w:ins w:id="81" w:author="Marianne" w:date="2021-08-07T22:25:00Z">
        <w:r w:rsidR="00C93387">
          <w:rPr>
            <w:rFonts w:ascii="Times" w:hAnsi="Times" w:cs="Times"/>
            <w:lang w:val="en-US"/>
          </w:rPr>
          <w:t>κ is estimated.</w:t>
        </w:r>
      </w:ins>
      <w:del w:id="82" w:author="Marianne" w:date="2021-08-07T22:15:00Z">
        <w:r w:rsidRPr="00A9290E" w:rsidDel="009F761E">
          <w:rPr>
            <w:rFonts w:ascii="Times" w:hAnsi="Times"/>
            <w:lang w:val="en-US"/>
          </w:rPr>
          <w:delText xml:space="preserve">. </w:delText>
        </w:r>
      </w:del>
    </w:p>
    <w:p w14:paraId="77CC6133" w14:textId="727EC216" w:rsidR="00A038B4" w:rsidRPr="009F761E" w:rsidDel="009F761E" w:rsidRDefault="00A038B4" w:rsidP="00A038B4">
      <w:pPr>
        <w:spacing w:line="360" w:lineRule="auto"/>
        <w:rPr>
          <w:del w:id="83" w:author="Marianne" w:date="2021-08-07T22:21:00Z"/>
          <w:rFonts w:ascii="Times" w:hAnsi="Times"/>
          <w:lang w:val="en-US"/>
          <w:rPrChange w:id="84" w:author="Marianne" w:date="2021-08-07T22:20:00Z">
            <w:rPr>
              <w:del w:id="85" w:author="Marianne" w:date="2021-08-07T22:21:00Z"/>
              <w:rFonts w:ascii="Times" w:hAnsi="Times"/>
              <w:highlight w:val="yellow"/>
              <w:lang w:val="en-US"/>
            </w:rPr>
          </w:rPrChange>
        </w:rPr>
      </w:pPr>
      <w:del w:id="86" w:author="Marianne" w:date="2021-08-07T22:20:00Z">
        <w:r w:rsidRPr="009F761E" w:rsidDel="009F761E">
          <w:rPr>
            <w:rFonts w:ascii="Times" w:hAnsi="Times"/>
            <w:lang w:val="en-US"/>
            <w:rPrChange w:id="87" w:author="Marianne" w:date="2021-08-07T22:20:00Z">
              <w:rPr>
                <w:rFonts w:ascii="Times" w:hAnsi="Times"/>
                <w:highlight w:val="yellow"/>
                <w:lang w:val="en-US"/>
              </w:rPr>
            </w:rPrChange>
          </w:rPr>
          <w:delText>MARIANNE, CAN YOU ADD SOMETHING HERE</w:delText>
        </w:r>
      </w:del>
    </w:p>
    <w:p w14:paraId="56A17E71" w14:textId="77777777" w:rsidR="009F761E" w:rsidRPr="00A9290E" w:rsidRDefault="009F761E" w:rsidP="00B72AF6">
      <w:pPr>
        <w:spacing w:line="360" w:lineRule="auto"/>
        <w:rPr>
          <w:rFonts w:ascii="Times" w:hAnsi="Times"/>
          <w:lang w:val="en-US"/>
        </w:rPr>
      </w:pPr>
    </w:p>
    <w:p w14:paraId="0AFA4AB6" w14:textId="76018A56" w:rsidR="00B72AF6" w:rsidRPr="00A9290E" w:rsidRDefault="009F761E" w:rsidP="00B72AF6">
      <w:pPr>
        <w:spacing w:line="360" w:lineRule="auto"/>
        <w:rPr>
          <w:rFonts w:ascii="Times" w:hAnsi="Times"/>
          <w:lang w:val="en-US"/>
        </w:rPr>
      </w:pPr>
      <w:ins w:id="88" w:author="Marianne" w:date="2021-08-07T22:21:00Z">
        <w:r w:rsidRPr="00186A4D">
          <w:rPr>
            <w:rFonts w:ascii="Times" w:hAnsi="Times"/>
            <w:lang w:val="en-US"/>
          </w:rPr>
          <w:t>Th</w:t>
        </w:r>
        <w:r>
          <w:rPr>
            <w:rFonts w:ascii="Times" w:hAnsi="Times"/>
            <w:lang w:val="en-US"/>
          </w:rPr>
          <w:t>is analysis yielded r</w:t>
        </w:r>
      </w:ins>
      <w:del w:id="89" w:author="Marianne" w:date="2021-08-07T22:21:00Z">
        <w:r w:rsidR="00B72AF6" w:rsidRPr="00A9290E" w:rsidDel="009F761E">
          <w:rPr>
            <w:rFonts w:ascii="Times" w:hAnsi="Times"/>
            <w:lang w:val="en-US"/>
          </w:rPr>
          <w:delText>R</w:delText>
        </w:r>
      </w:del>
      <w:r w:rsidR="00B72AF6" w:rsidRPr="00A9290E">
        <w:rPr>
          <w:rFonts w:ascii="Times" w:hAnsi="Times"/>
          <w:lang w:val="en-US"/>
        </w:rPr>
        <w:t>elative probabilities of color pattern were recovered for each node</w:t>
      </w:r>
      <w:del w:id="90" w:author="Marianne" w:date="2021-08-07T22:21:00Z">
        <w:r w:rsidR="001E0AAC" w:rsidRPr="00A9290E" w:rsidDel="00C93387">
          <w:rPr>
            <w:rFonts w:ascii="Times" w:hAnsi="Times"/>
            <w:lang w:val="en-US"/>
          </w:rPr>
          <w:delText xml:space="preserve"> from the BayesTrait analysis</w:delText>
        </w:r>
      </w:del>
      <w:r w:rsidR="00B72AF6" w:rsidRPr="00A9290E">
        <w:rPr>
          <w:rFonts w:ascii="Times" w:hAnsi="Times"/>
          <w:lang w:val="en-US"/>
        </w:rPr>
        <w:t xml:space="preserve">. </w:t>
      </w:r>
    </w:p>
    <w:p w14:paraId="3F10E675" w14:textId="74C14F43" w:rsidR="00B72AF6" w:rsidRDefault="00B72AF6" w:rsidP="00B72AF6">
      <w:pPr>
        <w:spacing w:line="360" w:lineRule="auto"/>
        <w:rPr>
          <w:ins w:id="91" w:author="Marianne" w:date="2021-08-07T22:33:00Z"/>
          <w:rFonts w:ascii="Times" w:hAnsi="Times"/>
          <w:lang w:val="en-US"/>
        </w:rPr>
      </w:pPr>
      <w:r w:rsidRPr="00A9290E">
        <w:rPr>
          <w:rFonts w:ascii="Times" w:hAnsi="Times"/>
          <w:lang w:val="en-US"/>
        </w:rPr>
        <w:t xml:space="preserve">We quantified the phylogenetic signal of each </w:t>
      </w:r>
      <w:ins w:id="92" w:author="Marianne" w:date="2021-08-07T22:26:00Z">
        <w:r w:rsidR="00C93387">
          <w:rPr>
            <w:rFonts w:ascii="Times" w:hAnsi="Times"/>
            <w:lang w:val="en-US"/>
          </w:rPr>
          <w:t xml:space="preserve">color </w:t>
        </w:r>
      </w:ins>
      <w:r w:rsidRPr="00A9290E">
        <w:rPr>
          <w:rFonts w:ascii="Times" w:hAnsi="Times"/>
          <w:lang w:val="en-US"/>
        </w:rPr>
        <w:t xml:space="preserve">pattern by estimating the mean </w:t>
      </w:r>
      <w:ins w:id="93" w:author="Marianne" w:date="2021-08-07T22:26:00Z">
        <w:r w:rsidR="00C93387">
          <w:rPr>
            <w:rFonts w:ascii="Times" w:hAnsi="Times"/>
            <w:lang w:val="en-US"/>
          </w:rPr>
          <w:t xml:space="preserve">pairwise </w:t>
        </w:r>
      </w:ins>
      <w:r w:rsidRPr="00A9290E">
        <w:rPr>
          <w:rFonts w:ascii="Times" w:hAnsi="Times"/>
          <w:lang w:val="en-US"/>
        </w:rPr>
        <w:t xml:space="preserve">phylogenetic distance (MPD) between </w:t>
      </w:r>
      <w:del w:id="94" w:author="Marianne" w:date="2021-08-07T22:26:00Z">
        <w:r w:rsidRPr="00A9290E" w:rsidDel="00C93387">
          <w:rPr>
            <w:rFonts w:ascii="Times" w:hAnsi="Times"/>
            <w:lang w:val="en-US"/>
          </w:rPr>
          <w:delText xml:space="preserve">pairs of </w:delText>
        </w:r>
      </w:del>
      <w:r w:rsidRPr="00A9290E">
        <w:rPr>
          <w:rFonts w:ascii="Times" w:hAnsi="Times"/>
          <w:lang w:val="en-US"/>
        </w:rPr>
        <w:t>species sharing the same color pattern. We tested whether this observed MPD fell outside the 95% distribution of MPD values calculated after permut</w:t>
      </w:r>
      <w:del w:id="95" w:author="Marianne" w:date="2021-08-07T22:31:00Z">
        <w:r w:rsidRPr="00A9290E" w:rsidDel="003458F0">
          <w:rPr>
            <w:rFonts w:ascii="Times" w:hAnsi="Times"/>
            <w:lang w:val="en-US"/>
          </w:rPr>
          <w:delText>at</w:delText>
        </w:r>
      </w:del>
      <w:r w:rsidRPr="00A9290E">
        <w:rPr>
          <w:rFonts w:ascii="Times" w:hAnsi="Times"/>
          <w:lang w:val="en-US"/>
        </w:rPr>
        <w:t>i</w:t>
      </w:r>
      <w:del w:id="96" w:author="Marianne" w:date="2021-08-07T22:31:00Z">
        <w:r w:rsidRPr="00A9290E" w:rsidDel="003458F0">
          <w:rPr>
            <w:rFonts w:ascii="Times" w:hAnsi="Times"/>
            <w:lang w:val="en-US"/>
          </w:rPr>
          <w:delText>o</w:delText>
        </w:r>
      </w:del>
      <w:r w:rsidRPr="00A9290E">
        <w:rPr>
          <w:rFonts w:ascii="Times" w:hAnsi="Times"/>
          <w:lang w:val="en-US"/>
        </w:rPr>
        <w:t>n</w:t>
      </w:r>
      <w:ins w:id="97" w:author="Marianne" w:date="2021-08-07T22:31:00Z">
        <w:r w:rsidR="003458F0">
          <w:rPr>
            <w:rFonts w:ascii="Times" w:hAnsi="Times"/>
            <w:lang w:val="en-US"/>
          </w:rPr>
          <w:t>g color patterns among species</w:t>
        </w:r>
      </w:ins>
      <w:del w:id="98" w:author="Marianne" w:date="2021-08-07T22:31:00Z">
        <w:r w:rsidRPr="00A9290E" w:rsidDel="003458F0">
          <w:rPr>
            <w:rFonts w:ascii="Times" w:hAnsi="Times"/>
            <w:lang w:val="en-US"/>
          </w:rPr>
          <w:delText>s</w:delText>
        </w:r>
      </w:del>
      <w:r w:rsidRPr="00A9290E">
        <w:rPr>
          <w:rFonts w:ascii="Times" w:hAnsi="Times"/>
          <w:lang w:val="en-US"/>
        </w:rPr>
        <w:t xml:space="preserve">. </w:t>
      </w:r>
      <w:ins w:id="99" w:author="Marianne" w:date="2021-08-07T22:32:00Z">
        <w:r w:rsidR="003458F0">
          <w:rPr>
            <w:rFonts w:ascii="Times" w:hAnsi="Times"/>
            <w:lang w:val="en-US"/>
          </w:rPr>
          <w:t>V</w:t>
        </w:r>
      </w:ins>
      <w:ins w:id="100" w:author="Marianne" w:date="2021-08-07T22:27:00Z">
        <w:r w:rsidR="00C93387">
          <w:rPr>
            <w:rFonts w:ascii="Times" w:hAnsi="Times"/>
            <w:lang w:val="en-US"/>
          </w:rPr>
          <w:t>alues of</w:t>
        </w:r>
      </w:ins>
      <w:del w:id="101" w:author="Marianne" w:date="2021-08-07T22:27:00Z">
        <w:r w:rsidRPr="00A9290E" w:rsidDel="00C93387">
          <w:rPr>
            <w:rFonts w:ascii="Times" w:hAnsi="Times"/>
            <w:lang w:val="en-US"/>
          </w:rPr>
          <w:delText>An</w:delText>
        </w:r>
      </w:del>
      <w:r w:rsidRPr="00A9290E">
        <w:rPr>
          <w:rFonts w:ascii="Times" w:hAnsi="Times"/>
          <w:lang w:val="en-US"/>
        </w:rPr>
        <w:t xml:space="preserve"> MPD </w:t>
      </w:r>
      <w:ins w:id="102" w:author="Marianne" w:date="2021-08-07T22:32:00Z">
        <w:r w:rsidR="003458F0">
          <w:rPr>
            <w:rFonts w:ascii="Times" w:hAnsi="Times"/>
            <w:lang w:val="en-US"/>
          </w:rPr>
          <w:t xml:space="preserve">falling in the lower 2.5% of the distribution </w:t>
        </w:r>
      </w:ins>
      <w:del w:id="103" w:author="Marianne" w:date="2021-08-07T22:27:00Z">
        <w:r w:rsidRPr="00A9290E" w:rsidDel="00C93387">
          <w:rPr>
            <w:rFonts w:ascii="Times" w:hAnsi="Times"/>
            <w:lang w:val="en-US"/>
          </w:rPr>
          <w:delText xml:space="preserve">significantly low </w:delText>
        </w:r>
      </w:del>
      <w:r w:rsidRPr="00A9290E">
        <w:rPr>
          <w:rFonts w:ascii="Times" w:hAnsi="Times"/>
          <w:lang w:val="en-US"/>
        </w:rPr>
        <w:t>indicate</w:t>
      </w:r>
      <w:del w:id="104" w:author="Marianne" w:date="2021-08-07T22:27:00Z">
        <w:r w:rsidRPr="00A9290E" w:rsidDel="00C93387">
          <w:rPr>
            <w:rFonts w:ascii="Times" w:hAnsi="Times"/>
            <w:lang w:val="en-US"/>
          </w:rPr>
          <w:delText>d</w:delText>
        </w:r>
      </w:del>
      <w:r w:rsidRPr="00A9290E">
        <w:rPr>
          <w:rFonts w:ascii="Times" w:hAnsi="Times"/>
          <w:lang w:val="en-US"/>
        </w:rPr>
        <w:t xml:space="preserve"> </w:t>
      </w:r>
      <w:ins w:id="105" w:author="Marianne" w:date="2021-08-07T22:28:00Z">
        <w:r w:rsidR="00C93387">
          <w:rPr>
            <w:rFonts w:ascii="Times" w:hAnsi="Times"/>
            <w:lang w:val="en-US"/>
          </w:rPr>
          <w:t xml:space="preserve">that co-mimetic species are closely related and are </w:t>
        </w:r>
      </w:ins>
      <w:ins w:id="106" w:author="Marianne" w:date="2021-08-07T22:30:00Z">
        <w:r w:rsidR="00C93387">
          <w:rPr>
            <w:rFonts w:ascii="Times" w:hAnsi="Times"/>
            <w:lang w:val="en-US"/>
          </w:rPr>
          <w:t>interpreted</w:t>
        </w:r>
      </w:ins>
      <w:ins w:id="107" w:author="Marianne" w:date="2021-08-07T22:28:00Z">
        <w:r w:rsidR="00C93387">
          <w:rPr>
            <w:rFonts w:ascii="Times" w:hAnsi="Times"/>
            <w:lang w:val="en-US"/>
          </w:rPr>
          <w:t xml:space="preserve"> as evidence </w:t>
        </w:r>
      </w:ins>
      <w:ins w:id="108" w:author="Marianne" w:date="2021-08-07T22:30:00Z">
        <w:r w:rsidR="00C93387">
          <w:rPr>
            <w:rFonts w:ascii="Times" w:hAnsi="Times"/>
            <w:lang w:val="en-US"/>
          </w:rPr>
          <w:t>for</w:t>
        </w:r>
      </w:ins>
      <w:ins w:id="109" w:author="Marianne" w:date="2021-08-07T22:28:00Z">
        <w:r w:rsidR="00C93387">
          <w:rPr>
            <w:rFonts w:ascii="Times" w:hAnsi="Times"/>
            <w:lang w:val="en-US"/>
          </w:rPr>
          <w:t xml:space="preserve"> </w:t>
        </w:r>
      </w:ins>
      <w:del w:id="110" w:author="Marianne" w:date="2021-08-07T22:27:00Z">
        <w:r w:rsidRPr="00A9290E" w:rsidDel="00C93387">
          <w:rPr>
            <w:rFonts w:ascii="Times" w:hAnsi="Times"/>
            <w:lang w:val="en-US"/>
          </w:rPr>
          <w:delText xml:space="preserve">strong </w:delText>
        </w:r>
      </w:del>
      <w:r w:rsidRPr="00A9290E">
        <w:rPr>
          <w:rFonts w:ascii="Times" w:hAnsi="Times"/>
          <w:lang w:val="en-US"/>
        </w:rPr>
        <w:t xml:space="preserve">phylogenetic </w:t>
      </w:r>
      <w:del w:id="111" w:author="Marianne" w:date="2021-08-07T22:29:00Z">
        <w:r w:rsidRPr="00A9290E" w:rsidDel="00C93387">
          <w:rPr>
            <w:rFonts w:ascii="Times" w:hAnsi="Times"/>
            <w:lang w:val="en-US"/>
          </w:rPr>
          <w:delText>conservatism</w:delText>
        </w:r>
      </w:del>
      <w:ins w:id="112" w:author="Marianne" w:date="2021-08-07T22:30:00Z">
        <w:r w:rsidR="00C93387">
          <w:rPr>
            <w:rFonts w:ascii="Times" w:hAnsi="Times"/>
            <w:lang w:val="en-US"/>
          </w:rPr>
          <w:t>conservatism</w:t>
        </w:r>
      </w:ins>
      <w:r w:rsidRPr="00A9290E">
        <w:rPr>
          <w:rFonts w:ascii="Times" w:hAnsi="Times"/>
          <w:lang w:val="en-US"/>
        </w:rPr>
        <w:t xml:space="preserve">, while </w:t>
      </w:r>
      <w:del w:id="113" w:author="Marianne" w:date="2021-08-07T22:29:00Z">
        <w:r w:rsidRPr="00A9290E" w:rsidDel="00C93387">
          <w:rPr>
            <w:rFonts w:ascii="Times" w:hAnsi="Times"/>
            <w:lang w:val="en-US"/>
          </w:rPr>
          <w:delText xml:space="preserve">a significantly </w:delText>
        </w:r>
      </w:del>
      <w:del w:id="114" w:author="Marianne" w:date="2021-08-07T22:33:00Z">
        <w:r w:rsidRPr="00A9290E" w:rsidDel="003458F0">
          <w:rPr>
            <w:rFonts w:ascii="Times" w:hAnsi="Times"/>
            <w:lang w:val="en-US"/>
          </w:rPr>
          <w:delText xml:space="preserve">high </w:delText>
        </w:r>
      </w:del>
      <w:del w:id="115" w:author="Marianne" w:date="2021-08-07T22:29:00Z">
        <w:r w:rsidRPr="00A9290E" w:rsidDel="00C93387">
          <w:rPr>
            <w:rFonts w:ascii="Times" w:hAnsi="Times"/>
            <w:lang w:val="en-US"/>
          </w:rPr>
          <w:delText xml:space="preserve">MPD </w:delText>
        </w:r>
      </w:del>
      <w:ins w:id="116" w:author="Marianne" w:date="2021-08-07T22:29:00Z">
        <w:r w:rsidR="00C93387">
          <w:rPr>
            <w:rFonts w:ascii="Times" w:hAnsi="Times"/>
            <w:lang w:val="en-US"/>
          </w:rPr>
          <w:t>values</w:t>
        </w:r>
        <w:r w:rsidR="00C93387" w:rsidRPr="00A9290E">
          <w:rPr>
            <w:rFonts w:ascii="Times" w:hAnsi="Times"/>
            <w:lang w:val="en-US"/>
          </w:rPr>
          <w:t xml:space="preserve"> </w:t>
        </w:r>
      </w:ins>
      <w:ins w:id="117" w:author="Marianne" w:date="2021-08-07T22:33:00Z">
        <w:r w:rsidR="003458F0">
          <w:rPr>
            <w:rFonts w:ascii="Times" w:hAnsi="Times"/>
            <w:lang w:val="en-US"/>
          </w:rPr>
          <w:t xml:space="preserve">in the higher 2.5% </w:t>
        </w:r>
      </w:ins>
      <w:r w:rsidRPr="00A9290E">
        <w:rPr>
          <w:rFonts w:ascii="Times" w:hAnsi="Times"/>
          <w:lang w:val="en-US"/>
        </w:rPr>
        <w:t>indicate</w:t>
      </w:r>
      <w:ins w:id="118" w:author="Marianne" w:date="2021-08-07T22:29:00Z">
        <w:r w:rsidR="00C93387">
          <w:rPr>
            <w:rFonts w:ascii="Times" w:hAnsi="Times"/>
            <w:lang w:val="en-US"/>
          </w:rPr>
          <w:t xml:space="preserve"> that </w:t>
        </w:r>
      </w:ins>
      <w:ins w:id="119" w:author="Marianne" w:date="2021-08-07T22:30:00Z">
        <w:r w:rsidR="00C93387">
          <w:rPr>
            <w:rFonts w:ascii="Times" w:hAnsi="Times"/>
            <w:lang w:val="en-US"/>
          </w:rPr>
          <w:t>co-mimetic species are distantly related and are interpreted as evidence for convergent evolution of color pattern</w:t>
        </w:r>
      </w:ins>
      <w:del w:id="120" w:author="Marianne" w:date="2021-08-07T22:29:00Z">
        <w:r w:rsidRPr="00A9290E" w:rsidDel="00C93387">
          <w:rPr>
            <w:rFonts w:ascii="Times" w:hAnsi="Times"/>
            <w:lang w:val="en-US"/>
          </w:rPr>
          <w:delText>d</w:delText>
        </w:r>
      </w:del>
      <w:del w:id="121" w:author="Marianne" w:date="2021-08-07T22:31:00Z">
        <w:r w:rsidRPr="00A9290E" w:rsidDel="00C93387">
          <w:rPr>
            <w:rFonts w:ascii="Times" w:hAnsi="Times"/>
            <w:lang w:val="en-US"/>
          </w:rPr>
          <w:delText xml:space="preserve"> a high number of convergent events</w:delText>
        </w:r>
      </w:del>
      <w:r w:rsidRPr="00A9290E">
        <w:rPr>
          <w:rFonts w:ascii="Times" w:hAnsi="Times"/>
          <w:lang w:val="en-US"/>
        </w:rPr>
        <w:t>. Five color patterns were present in a single species and therefore we did not perform the MPD test for these color patterns.</w:t>
      </w:r>
    </w:p>
    <w:p w14:paraId="370AB753" w14:textId="77777777" w:rsidR="003458F0" w:rsidRDefault="003458F0" w:rsidP="00B72AF6">
      <w:pPr>
        <w:spacing w:line="360" w:lineRule="auto"/>
        <w:rPr>
          <w:ins w:id="122" w:author="Marianne" w:date="2021-08-07T22:33:00Z"/>
          <w:rFonts w:ascii="Times" w:hAnsi="Times"/>
          <w:lang w:val="en-US"/>
        </w:rPr>
      </w:pPr>
    </w:p>
    <w:p w14:paraId="3127B9E7" w14:textId="20F9F6BD" w:rsidR="003458F0" w:rsidRPr="003458F0" w:rsidRDefault="00F849D3" w:rsidP="00B72AF6">
      <w:pPr>
        <w:spacing w:line="360" w:lineRule="auto"/>
        <w:rPr>
          <w:rFonts w:ascii="Times" w:hAnsi="Times"/>
          <w:i/>
          <w:lang w:val="en-US"/>
          <w:rPrChange w:id="123" w:author="Marianne" w:date="2021-08-07T22:33:00Z">
            <w:rPr>
              <w:rFonts w:ascii="Times" w:hAnsi="Times"/>
              <w:lang w:val="en-US"/>
            </w:rPr>
          </w:rPrChange>
        </w:rPr>
      </w:pPr>
      <w:ins w:id="124" w:author="Marianne" w:date="2021-08-07T22:47:00Z">
        <w:r>
          <w:rPr>
            <w:rFonts w:ascii="Times" w:hAnsi="Times"/>
            <w:i/>
            <w:lang w:val="en-US"/>
          </w:rPr>
          <w:t>S</w:t>
        </w:r>
      </w:ins>
      <w:ins w:id="125" w:author="Marianne" w:date="2021-08-07T22:33:00Z">
        <w:r w:rsidR="003458F0">
          <w:rPr>
            <w:rFonts w:ascii="Times" w:hAnsi="Times"/>
            <w:i/>
            <w:lang w:val="en-US"/>
          </w:rPr>
          <w:t>cena</w:t>
        </w:r>
        <w:r>
          <w:rPr>
            <w:rFonts w:ascii="Times" w:hAnsi="Times"/>
            <w:i/>
            <w:lang w:val="en-US"/>
          </w:rPr>
          <w:t>rios of color pattern evolution</w:t>
        </w:r>
      </w:ins>
    </w:p>
    <w:p w14:paraId="0665F524" w14:textId="335F9F1B" w:rsidR="00B72AF6" w:rsidRPr="00A9290E" w:rsidRDefault="00B72AF6" w:rsidP="00B72AF6">
      <w:pPr>
        <w:spacing w:line="360" w:lineRule="auto"/>
        <w:rPr>
          <w:rFonts w:ascii="Times" w:hAnsi="Times"/>
          <w:lang w:val="en-US"/>
        </w:rPr>
      </w:pPr>
      <w:r w:rsidRPr="00A9290E">
        <w:rPr>
          <w:rFonts w:ascii="Times" w:hAnsi="Times"/>
          <w:lang w:val="en-US"/>
        </w:rPr>
        <w:t xml:space="preserve">Based on the ancestral state estimation we </w:t>
      </w:r>
      <w:del w:id="126" w:author="Marianne" w:date="2021-08-07T22:49:00Z">
        <w:r w:rsidRPr="00A9290E" w:rsidDel="00F849D3">
          <w:rPr>
            <w:rFonts w:ascii="Times" w:hAnsi="Times"/>
            <w:lang w:val="en-US"/>
          </w:rPr>
          <w:delText xml:space="preserve">inferred </w:delText>
        </w:r>
      </w:del>
      <w:ins w:id="127" w:author="Marianne" w:date="2021-08-07T22:49:00Z">
        <w:r w:rsidR="00F849D3">
          <w:rPr>
            <w:rFonts w:ascii="Times" w:hAnsi="Times"/>
            <w:lang w:val="en-US"/>
          </w:rPr>
          <w:t>simulated</w:t>
        </w:r>
        <w:r w:rsidR="00F849D3" w:rsidRPr="00A9290E">
          <w:rPr>
            <w:rFonts w:ascii="Times" w:hAnsi="Times"/>
            <w:lang w:val="en-US"/>
          </w:rPr>
          <w:t xml:space="preserve"> </w:t>
        </w:r>
      </w:ins>
      <w:r w:rsidRPr="00A9290E">
        <w:rPr>
          <w:rFonts w:ascii="Times" w:hAnsi="Times"/>
          <w:lang w:val="en-US"/>
        </w:rPr>
        <w:t>1000 scenario</w:t>
      </w:r>
      <w:ins w:id="128" w:author="Marianne" w:date="2021-08-07T22:33:00Z">
        <w:r w:rsidR="003458F0">
          <w:rPr>
            <w:rFonts w:ascii="Times" w:hAnsi="Times"/>
            <w:lang w:val="en-US"/>
          </w:rPr>
          <w:t>s</w:t>
        </w:r>
      </w:ins>
      <w:r w:rsidRPr="00A9290E">
        <w:rPr>
          <w:rFonts w:ascii="Times" w:hAnsi="Times"/>
          <w:lang w:val="en-US"/>
        </w:rPr>
        <w:t xml:space="preserve"> of color pattern evolution as follows. At every iteration, we sampled a single state at nodes, with sampling probability </w:t>
      </w:r>
      <w:r w:rsidRPr="00A9290E">
        <w:rPr>
          <w:rFonts w:ascii="Times" w:hAnsi="Times"/>
          <w:lang w:val="en-US"/>
        </w:rPr>
        <w:lastRenderedPageBreak/>
        <w:t xml:space="preserve">equal to the relative state probability estimated by </w:t>
      </w:r>
      <w:proofErr w:type="spellStart"/>
      <w:r w:rsidRPr="00A9290E">
        <w:rPr>
          <w:rFonts w:ascii="Times" w:hAnsi="Times"/>
          <w:lang w:val="en-US"/>
        </w:rPr>
        <w:t>BayesTraits</w:t>
      </w:r>
      <w:proofErr w:type="spellEnd"/>
      <w:r w:rsidRPr="00A9290E">
        <w:rPr>
          <w:rFonts w:ascii="Times" w:hAnsi="Times"/>
          <w:lang w:val="en-US"/>
        </w:rPr>
        <w:t>. Then, by comparing node states between ancestral and descendant nodes we identified which branch had a color pattern shift. For every shift, the timing of the event was sampled in uniform prior bounded by the age of ancestral node and the age of the descendant node. These scenarios of evolution were used for computing several of the following measures.</w:t>
      </w:r>
    </w:p>
    <w:p w14:paraId="107A295E" w14:textId="77777777" w:rsidR="00B72AF6" w:rsidRPr="00A9290E" w:rsidRDefault="00B72AF6" w:rsidP="00B72AF6">
      <w:pPr>
        <w:spacing w:line="360" w:lineRule="auto"/>
        <w:rPr>
          <w:rFonts w:ascii="Times" w:hAnsi="Times"/>
          <w:lang w:val="en-US"/>
        </w:rPr>
      </w:pPr>
    </w:p>
    <w:p w14:paraId="3991B2F9" w14:textId="5BD1D174" w:rsidR="00B72AF6" w:rsidRPr="00A9290E" w:rsidRDefault="00B72AF6" w:rsidP="00B72AF6">
      <w:pPr>
        <w:spacing w:line="360" w:lineRule="auto"/>
        <w:rPr>
          <w:rFonts w:ascii="Times" w:hAnsi="Times"/>
          <w:i/>
          <w:lang w:val="en-US"/>
        </w:rPr>
      </w:pPr>
      <w:r w:rsidRPr="00A9290E">
        <w:rPr>
          <w:rFonts w:ascii="Times" w:hAnsi="Times"/>
          <w:i/>
          <w:lang w:val="en-US"/>
        </w:rPr>
        <w:t>Age of color patterns</w:t>
      </w:r>
      <w:ins w:id="129" w:author="Marianne" w:date="2021-08-07T22:34:00Z">
        <w:r w:rsidR="003458F0">
          <w:rPr>
            <w:rFonts w:ascii="Times" w:hAnsi="Times"/>
            <w:i/>
            <w:lang w:val="en-US"/>
          </w:rPr>
          <w:t xml:space="preserve"> and rate of color pattern shift through time</w:t>
        </w:r>
      </w:ins>
    </w:p>
    <w:p w14:paraId="258BBA4C" w14:textId="26606C91" w:rsidR="00B72AF6" w:rsidRPr="00A9290E" w:rsidRDefault="00B72AF6" w:rsidP="00B72AF6">
      <w:pPr>
        <w:spacing w:line="360" w:lineRule="auto"/>
        <w:rPr>
          <w:rFonts w:ascii="Times" w:hAnsi="Times"/>
          <w:lang w:val="en-US"/>
        </w:rPr>
      </w:pPr>
      <w:del w:id="130" w:author="Marianne" w:date="2021-08-07T22:48:00Z">
        <w:r w:rsidRPr="00A9290E" w:rsidDel="00F849D3">
          <w:rPr>
            <w:rFonts w:ascii="Times" w:hAnsi="Times"/>
            <w:lang w:val="en-US"/>
          </w:rPr>
          <w:delText>For each scenario</w:delText>
        </w:r>
      </w:del>
      <w:del w:id="131" w:author="Marianne" w:date="2021-08-07T22:34:00Z">
        <w:r w:rsidRPr="00A9290E" w:rsidDel="003458F0">
          <w:rPr>
            <w:rFonts w:ascii="Times" w:hAnsi="Times"/>
            <w:lang w:val="en-US"/>
          </w:rPr>
          <w:delText>s</w:delText>
        </w:r>
      </w:del>
      <w:del w:id="132" w:author="Marianne" w:date="2021-08-07T22:48:00Z">
        <w:r w:rsidRPr="00A9290E" w:rsidDel="00F849D3">
          <w:rPr>
            <w:rFonts w:ascii="Times" w:hAnsi="Times"/>
            <w:lang w:val="en-US"/>
          </w:rPr>
          <w:delText xml:space="preserve"> of evolution </w:delText>
        </w:r>
      </w:del>
      <w:del w:id="133" w:author="Marianne" w:date="2021-08-07T22:34:00Z">
        <w:r w:rsidRPr="00A9290E" w:rsidDel="003458F0">
          <w:rPr>
            <w:rFonts w:ascii="Times" w:hAnsi="Times"/>
            <w:lang w:val="en-US"/>
          </w:rPr>
          <w:delText xml:space="preserve">as </w:delText>
        </w:r>
      </w:del>
      <w:del w:id="134" w:author="Marianne" w:date="2021-08-07T22:48:00Z">
        <w:r w:rsidRPr="00A9290E" w:rsidDel="00F849D3">
          <w:rPr>
            <w:rFonts w:ascii="Times" w:hAnsi="Times"/>
            <w:lang w:val="en-US"/>
          </w:rPr>
          <w:delText>describe above w</w:delText>
        </w:r>
      </w:del>
      <w:ins w:id="135" w:author="Marianne" w:date="2021-08-07T22:48:00Z">
        <w:r w:rsidR="00F849D3">
          <w:rPr>
            <w:rFonts w:ascii="Times" w:hAnsi="Times"/>
            <w:lang w:val="en-US"/>
          </w:rPr>
          <w:t>W</w:t>
        </w:r>
      </w:ins>
      <w:r w:rsidRPr="00A9290E">
        <w:rPr>
          <w:rFonts w:ascii="Times" w:hAnsi="Times"/>
          <w:lang w:val="en-US"/>
        </w:rPr>
        <w:t xml:space="preserve">e estimated the age </w:t>
      </w:r>
      <w:ins w:id="136" w:author="Marianne" w:date="2021-08-07T22:37:00Z">
        <w:r w:rsidR="003458F0">
          <w:rPr>
            <w:rFonts w:ascii="Times" w:hAnsi="Times"/>
            <w:lang w:val="en-US"/>
          </w:rPr>
          <w:t xml:space="preserve">of color patterns as the </w:t>
        </w:r>
      </w:ins>
      <w:ins w:id="137" w:author="Marianne" w:date="2021-08-07T22:48:00Z">
        <w:r w:rsidR="00F849D3">
          <w:rPr>
            <w:rFonts w:ascii="Times" w:hAnsi="Times"/>
            <w:lang w:val="en-US"/>
          </w:rPr>
          <w:t xml:space="preserve">average </w:t>
        </w:r>
      </w:ins>
      <w:ins w:id="138" w:author="Marianne" w:date="2021-08-07T22:37:00Z">
        <w:r w:rsidR="003458F0">
          <w:rPr>
            <w:rFonts w:ascii="Times" w:hAnsi="Times"/>
            <w:lang w:val="en-US"/>
          </w:rPr>
          <w:t xml:space="preserve">time </w:t>
        </w:r>
      </w:ins>
      <w:r w:rsidRPr="00A9290E">
        <w:rPr>
          <w:rFonts w:ascii="Times" w:hAnsi="Times"/>
          <w:lang w:val="en-US"/>
        </w:rPr>
        <w:t xml:space="preserve">of </w:t>
      </w:r>
      <w:ins w:id="139" w:author="Marianne" w:date="2021-08-07T22:34:00Z">
        <w:r w:rsidR="003458F0">
          <w:rPr>
            <w:rFonts w:ascii="Times" w:hAnsi="Times"/>
            <w:lang w:val="en-US"/>
          </w:rPr>
          <w:t xml:space="preserve">the </w:t>
        </w:r>
      </w:ins>
      <w:r w:rsidRPr="00A9290E">
        <w:rPr>
          <w:rFonts w:ascii="Times" w:hAnsi="Times"/>
          <w:lang w:val="en-US"/>
        </w:rPr>
        <w:t>first appearance of each color pattern</w:t>
      </w:r>
      <w:ins w:id="140" w:author="Marianne" w:date="2021-08-07T22:48:00Z">
        <w:r w:rsidR="00F849D3">
          <w:rPr>
            <w:rFonts w:ascii="Times" w:hAnsi="Times"/>
            <w:lang w:val="en-US"/>
          </w:rPr>
          <w:t xml:space="preserve"> across all scenarios</w:t>
        </w:r>
      </w:ins>
      <w:ins w:id="141" w:author="Marianne" w:date="2021-08-07T22:49:00Z">
        <w:r w:rsidR="00F849D3">
          <w:rPr>
            <w:rFonts w:ascii="Times" w:hAnsi="Times"/>
            <w:lang w:val="en-US"/>
          </w:rPr>
          <w:t xml:space="preserve"> simulated as described above</w:t>
        </w:r>
      </w:ins>
      <w:r w:rsidRPr="00A9290E">
        <w:rPr>
          <w:rFonts w:ascii="Times" w:hAnsi="Times"/>
          <w:lang w:val="en-US"/>
        </w:rPr>
        <w:t xml:space="preserve">. We used this information </w:t>
      </w:r>
      <w:ins w:id="142" w:author="Marianne" w:date="2021-08-07T22:40:00Z">
        <w:r w:rsidR="003458F0">
          <w:rPr>
            <w:rFonts w:ascii="Times" w:hAnsi="Times"/>
            <w:lang w:val="en-US"/>
          </w:rPr>
          <w:t xml:space="preserve">to </w:t>
        </w:r>
        <w:r w:rsidR="003458F0" w:rsidRPr="00A9290E">
          <w:rPr>
            <w:rFonts w:ascii="Times" w:hAnsi="Times"/>
            <w:lang w:val="en-US"/>
          </w:rPr>
          <w:t>test the “time-for-speciation” hypothesis</w:t>
        </w:r>
        <w:r w:rsidR="003458F0">
          <w:rPr>
            <w:rFonts w:ascii="Times" w:hAnsi="Times"/>
            <w:lang w:val="en-US"/>
          </w:rPr>
          <w:t xml:space="preserve"> and </w:t>
        </w:r>
      </w:ins>
      <w:r w:rsidRPr="00A9290E">
        <w:rPr>
          <w:rFonts w:ascii="Times" w:hAnsi="Times"/>
          <w:lang w:val="en-US"/>
        </w:rPr>
        <w:t>to estimate the cumulative sum of color patterns th</w:t>
      </w:r>
      <w:ins w:id="143" w:author="Marianne" w:date="2021-08-07T22:40:00Z">
        <w:r w:rsidR="003458F0">
          <w:rPr>
            <w:rFonts w:ascii="Times" w:hAnsi="Times"/>
            <w:lang w:val="en-US"/>
          </w:rPr>
          <w:t>r</w:t>
        </w:r>
      </w:ins>
      <w:r w:rsidRPr="00A9290E">
        <w:rPr>
          <w:rFonts w:ascii="Times" w:hAnsi="Times"/>
          <w:lang w:val="en-US"/>
        </w:rPr>
        <w:t xml:space="preserve">ough time. </w:t>
      </w:r>
      <w:commentRangeStart w:id="144"/>
      <w:r w:rsidRPr="00A9290E">
        <w:rPr>
          <w:rFonts w:ascii="Times" w:hAnsi="Times"/>
          <w:lang w:val="en-US"/>
        </w:rPr>
        <w:t xml:space="preserve">We also calculated the number of shifts through time by counting the number of shifts </w:t>
      </w:r>
      <w:del w:id="145" w:author="Marianne" w:date="2021-08-07T22:41:00Z">
        <w:r w:rsidRPr="00A9290E" w:rsidDel="00F849D3">
          <w:rPr>
            <w:rFonts w:ascii="Times" w:hAnsi="Times"/>
            <w:lang w:val="en-US"/>
          </w:rPr>
          <w:delText xml:space="preserve">happening </w:delText>
        </w:r>
      </w:del>
      <w:ins w:id="146" w:author="Marianne" w:date="2021-08-07T22:41:00Z">
        <w:r w:rsidR="00F849D3">
          <w:rPr>
            <w:rFonts w:ascii="Times" w:hAnsi="Times"/>
            <w:lang w:val="en-US"/>
          </w:rPr>
          <w:t>occurring</w:t>
        </w:r>
        <w:r w:rsidR="00F849D3" w:rsidRPr="00A9290E">
          <w:rPr>
            <w:rFonts w:ascii="Times" w:hAnsi="Times"/>
            <w:lang w:val="en-US"/>
          </w:rPr>
          <w:t xml:space="preserve"> </w:t>
        </w:r>
      </w:ins>
      <w:r w:rsidRPr="00A9290E">
        <w:rPr>
          <w:rFonts w:ascii="Times" w:hAnsi="Times"/>
          <w:lang w:val="en-US"/>
        </w:rPr>
        <w:t xml:space="preserve">in 3 My sliding time windows. In addition, for every time slice we calculated the sum of branch lengths during that interval and divided the number of shifts every time slice by that sum of branch lengths to obtain a rate of color pattern </w:t>
      </w:r>
      <w:del w:id="147" w:author="Marianne" w:date="2021-08-07T22:40:00Z">
        <w:r w:rsidRPr="00A9290E" w:rsidDel="003458F0">
          <w:rPr>
            <w:rFonts w:ascii="Times" w:hAnsi="Times"/>
            <w:lang w:val="en-US"/>
          </w:rPr>
          <w:delText xml:space="preserve">evolution </w:delText>
        </w:r>
      </w:del>
      <w:ins w:id="148" w:author="Marianne" w:date="2021-08-07T22:40:00Z">
        <w:r w:rsidR="003458F0">
          <w:rPr>
            <w:rFonts w:ascii="Times" w:hAnsi="Times"/>
            <w:lang w:val="en-US"/>
          </w:rPr>
          <w:t>shift</w:t>
        </w:r>
        <w:r w:rsidR="003458F0" w:rsidRPr="00A9290E">
          <w:rPr>
            <w:rFonts w:ascii="Times" w:hAnsi="Times"/>
            <w:lang w:val="en-US"/>
          </w:rPr>
          <w:t xml:space="preserve"> </w:t>
        </w:r>
      </w:ins>
      <w:r w:rsidRPr="00A9290E">
        <w:rPr>
          <w:rFonts w:ascii="Times" w:hAnsi="Times"/>
          <w:lang w:val="en-US"/>
        </w:rPr>
        <w:t>through time</w:t>
      </w:r>
      <w:commentRangeEnd w:id="144"/>
      <w:r w:rsidR="00F849D3">
        <w:rPr>
          <w:rStyle w:val="CommentReference"/>
        </w:rPr>
        <w:commentReference w:id="144"/>
      </w:r>
      <w:r w:rsidRPr="00A9290E">
        <w:rPr>
          <w:rFonts w:ascii="Times" w:hAnsi="Times"/>
          <w:lang w:val="en-US"/>
        </w:rPr>
        <w:t xml:space="preserve">. </w:t>
      </w:r>
      <w:del w:id="149" w:author="Marianne" w:date="2021-08-07T22:36:00Z">
        <w:r w:rsidRPr="00A9290E" w:rsidDel="003458F0">
          <w:rPr>
            <w:rFonts w:ascii="Times" w:hAnsi="Times"/>
            <w:lang w:val="en-US"/>
          </w:rPr>
          <w:delText>Finally, we used the average time of first appearance of each color pattern to test the “time-for-speciation” hypothesis.</w:delText>
        </w:r>
      </w:del>
    </w:p>
    <w:p w14:paraId="7C76C627" w14:textId="77777777" w:rsidR="00B72AF6" w:rsidRPr="00A9290E" w:rsidRDefault="00B72AF6" w:rsidP="00B72AF6">
      <w:pPr>
        <w:spacing w:line="360" w:lineRule="auto"/>
        <w:rPr>
          <w:rFonts w:ascii="Times" w:hAnsi="Times"/>
          <w:lang w:val="en-US"/>
        </w:rPr>
      </w:pPr>
    </w:p>
    <w:p w14:paraId="739CD07C" w14:textId="7CE2B159" w:rsidR="00B72AF6" w:rsidRPr="00A9290E" w:rsidRDefault="00B72AF6" w:rsidP="00B72AF6">
      <w:pPr>
        <w:spacing w:line="360" w:lineRule="auto"/>
        <w:rPr>
          <w:rFonts w:ascii="Times" w:hAnsi="Times"/>
          <w:i/>
          <w:lang w:val="en-US"/>
        </w:rPr>
      </w:pPr>
      <w:r w:rsidRPr="00A9290E">
        <w:rPr>
          <w:rFonts w:ascii="Times" w:hAnsi="Times"/>
          <w:i/>
          <w:lang w:val="en-US"/>
        </w:rPr>
        <w:t>Number of shifts “into” versus “</w:t>
      </w:r>
      <w:proofErr w:type="spellStart"/>
      <w:r w:rsidRPr="00A9290E">
        <w:rPr>
          <w:rFonts w:ascii="Times" w:hAnsi="Times"/>
          <w:i/>
          <w:lang w:val="en-US"/>
        </w:rPr>
        <w:t>out-of</w:t>
      </w:r>
      <w:proofErr w:type="spellEnd"/>
      <w:r w:rsidRPr="00A9290E">
        <w:rPr>
          <w:rFonts w:ascii="Times" w:hAnsi="Times"/>
          <w:i/>
          <w:lang w:val="en-US"/>
        </w:rPr>
        <w:t>”</w:t>
      </w:r>
      <w:ins w:id="150" w:author="Marianne" w:date="2021-08-07T22:45:00Z">
        <w:r w:rsidR="00F849D3">
          <w:rPr>
            <w:rFonts w:ascii="Times" w:hAnsi="Times"/>
            <w:i/>
            <w:lang w:val="en-US"/>
          </w:rPr>
          <w:t xml:space="preserve"> color patterns</w:t>
        </w:r>
      </w:ins>
    </w:p>
    <w:p w14:paraId="61F70ADF" w14:textId="2A241373" w:rsidR="00B72AF6" w:rsidRPr="00A9290E" w:rsidRDefault="00B72AF6" w:rsidP="00B72AF6">
      <w:pPr>
        <w:spacing w:line="360" w:lineRule="auto"/>
        <w:rPr>
          <w:rFonts w:ascii="Times" w:hAnsi="Times"/>
          <w:lang w:val="en-US"/>
        </w:rPr>
      </w:pPr>
      <w:r w:rsidRPr="00A9290E">
        <w:rPr>
          <w:rFonts w:ascii="Times" w:hAnsi="Times"/>
          <w:lang w:val="en-US"/>
        </w:rPr>
        <w:t xml:space="preserve">We used the simulated scenarios of evolution to calculate for each </w:t>
      </w:r>
      <w:ins w:id="151" w:author="Marianne" w:date="2021-08-07T22:46:00Z">
        <w:r w:rsidR="00F849D3">
          <w:rPr>
            <w:rFonts w:ascii="Times" w:hAnsi="Times"/>
            <w:lang w:val="en-US"/>
          </w:rPr>
          <w:t xml:space="preserve">color </w:t>
        </w:r>
      </w:ins>
      <w:r w:rsidRPr="00A9290E">
        <w:rPr>
          <w:rFonts w:ascii="Times" w:hAnsi="Times"/>
          <w:lang w:val="en-US"/>
        </w:rPr>
        <w:t>pattern the number of times it was newly acquired (shifts “into”) and the number of times it was lost by shifting toward a different color pattern (shifts “</w:t>
      </w:r>
      <w:proofErr w:type="spellStart"/>
      <w:r w:rsidRPr="00A9290E">
        <w:rPr>
          <w:rFonts w:ascii="Times" w:hAnsi="Times"/>
          <w:lang w:val="en-US"/>
        </w:rPr>
        <w:t>out-of</w:t>
      </w:r>
      <w:proofErr w:type="spellEnd"/>
      <w:r w:rsidRPr="00A9290E">
        <w:rPr>
          <w:rFonts w:ascii="Times" w:hAnsi="Times"/>
          <w:lang w:val="en-US"/>
        </w:rPr>
        <w:t xml:space="preserve">”). We </w:t>
      </w:r>
      <w:del w:id="152" w:author="Marianne" w:date="2021-08-07T22:54:00Z">
        <w:r w:rsidRPr="00A9290E" w:rsidDel="002D6589">
          <w:rPr>
            <w:rFonts w:ascii="Times" w:hAnsi="Times"/>
            <w:lang w:val="en-US"/>
          </w:rPr>
          <w:delText>used each variable described here, as</w:delText>
        </w:r>
      </w:del>
      <w:ins w:id="153" w:author="Marianne" w:date="2021-08-07T22:54:00Z">
        <w:r w:rsidR="002D6589">
          <w:rPr>
            <w:rFonts w:ascii="Times" w:hAnsi="Times"/>
            <w:lang w:val="en-US"/>
          </w:rPr>
          <w:t>also calculated</w:t>
        </w:r>
      </w:ins>
      <w:r w:rsidRPr="00A9290E">
        <w:rPr>
          <w:rFonts w:ascii="Times" w:hAnsi="Times"/>
          <w:lang w:val="en-US"/>
        </w:rPr>
        <w:t xml:space="preserve"> </w:t>
      </w:r>
      <w:del w:id="154" w:author="Marianne" w:date="2021-08-07T22:55:00Z">
        <w:r w:rsidRPr="00A9290E" w:rsidDel="002D6589">
          <w:rPr>
            <w:rFonts w:ascii="Times" w:hAnsi="Times"/>
            <w:lang w:val="en-US"/>
          </w:rPr>
          <w:delText xml:space="preserve">well </w:delText>
        </w:r>
      </w:del>
      <w:r w:rsidRPr="00A9290E">
        <w:rPr>
          <w:rFonts w:ascii="Times" w:hAnsi="Times"/>
          <w:lang w:val="en-US"/>
        </w:rPr>
        <w:t xml:space="preserve">the net </w:t>
      </w:r>
      <w:commentRangeStart w:id="155"/>
      <w:r w:rsidRPr="00A9290E">
        <w:rPr>
          <w:rFonts w:ascii="Times" w:hAnsi="Times"/>
          <w:lang w:val="en-US"/>
        </w:rPr>
        <w:t xml:space="preserve">difference </w:t>
      </w:r>
      <w:commentRangeEnd w:id="155"/>
      <w:r w:rsidR="00790380">
        <w:rPr>
          <w:rStyle w:val="CommentReference"/>
        </w:rPr>
        <w:commentReference w:id="155"/>
      </w:r>
      <w:r w:rsidRPr="00A9290E">
        <w:rPr>
          <w:rFonts w:ascii="Times" w:hAnsi="Times"/>
          <w:lang w:val="en-US"/>
        </w:rPr>
        <w:t>between “</w:t>
      </w:r>
      <w:proofErr w:type="spellStart"/>
      <w:r w:rsidRPr="00A9290E">
        <w:rPr>
          <w:rFonts w:ascii="Times" w:hAnsi="Times"/>
          <w:lang w:val="en-US"/>
        </w:rPr>
        <w:t>out-of</w:t>
      </w:r>
      <w:proofErr w:type="spellEnd"/>
      <w:r w:rsidRPr="00A9290E">
        <w:rPr>
          <w:rFonts w:ascii="Times" w:hAnsi="Times"/>
          <w:lang w:val="en-US"/>
        </w:rPr>
        <w:t>” minus “into”</w:t>
      </w:r>
      <w:ins w:id="156" w:author="Marianne" w:date="2021-08-07T22:55:00Z">
        <w:r w:rsidR="002D6589">
          <w:rPr>
            <w:rFonts w:ascii="Times" w:hAnsi="Times"/>
            <w:lang w:val="en-US"/>
          </w:rPr>
          <w:t>. These metrics were used</w:t>
        </w:r>
      </w:ins>
      <w:r w:rsidRPr="00A9290E">
        <w:rPr>
          <w:rFonts w:ascii="Times" w:hAnsi="Times"/>
          <w:lang w:val="en-US"/>
        </w:rPr>
        <w:t xml:space="preserve"> to test the </w:t>
      </w:r>
      <w:del w:id="157" w:author="Marianne" w:date="2021-08-07T22:57:00Z">
        <w:r w:rsidRPr="00A9290E" w:rsidDel="002D6589">
          <w:rPr>
            <w:rFonts w:ascii="Times" w:hAnsi="Times"/>
            <w:lang w:val="en-US"/>
          </w:rPr>
          <w:delText>“convergence”</w:delText>
        </w:r>
      </w:del>
      <w:ins w:id="158" w:author="Marianne" w:date="2021-08-07T22:57:00Z">
        <w:r w:rsidR="002D6589">
          <w:rPr>
            <w:rFonts w:ascii="Times" w:hAnsi="Times"/>
            <w:lang w:val="en-US"/>
          </w:rPr>
          <w:t>species attractor</w:t>
        </w:r>
      </w:ins>
      <w:r w:rsidRPr="00A9290E">
        <w:rPr>
          <w:rFonts w:ascii="Times" w:hAnsi="Times"/>
          <w:lang w:val="en-US"/>
        </w:rPr>
        <w:t xml:space="preserve"> hypothesis.</w:t>
      </w:r>
    </w:p>
    <w:p w14:paraId="5D690785" w14:textId="77777777" w:rsidR="00B72AF6" w:rsidRPr="00A9290E" w:rsidRDefault="00B72AF6" w:rsidP="00B72AF6">
      <w:pPr>
        <w:spacing w:line="360" w:lineRule="auto"/>
        <w:rPr>
          <w:rFonts w:ascii="Times" w:hAnsi="Times"/>
          <w:lang w:val="en-US"/>
        </w:rPr>
      </w:pPr>
    </w:p>
    <w:p w14:paraId="2152527C" w14:textId="77777777" w:rsidR="00B72AF6" w:rsidRPr="00A9290E" w:rsidRDefault="00B72AF6" w:rsidP="00B72AF6">
      <w:pPr>
        <w:spacing w:line="360" w:lineRule="auto"/>
        <w:rPr>
          <w:rFonts w:ascii="Times" w:hAnsi="Times"/>
          <w:i/>
          <w:lang w:val="en-US"/>
        </w:rPr>
      </w:pPr>
      <w:r w:rsidRPr="00A9290E">
        <w:rPr>
          <w:rFonts w:ascii="Times" w:hAnsi="Times"/>
          <w:i/>
          <w:lang w:val="en-US"/>
        </w:rPr>
        <w:t>Tip rate of color pattern evolution</w:t>
      </w:r>
    </w:p>
    <w:p w14:paraId="6E33185D" w14:textId="0FA6C1C2" w:rsidR="00B72AF6" w:rsidRPr="00DC7042" w:rsidRDefault="00B72AF6" w:rsidP="00B72AF6">
      <w:pPr>
        <w:spacing w:line="360" w:lineRule="auto"/>
        <w:rPr>
          <w:rFonts w:ascii="Times" w:hAnsi="Times"/>
          <w:lang w:val="en-US"/>
        </w:rPr>
      </w:pPr>
      <w:r w:rsidRPr="00A9290E">
        <w:rPr>
          <w:rFonts w:ascii="Times" w:hAnsi="Times"/>
          <w:lang w:val="en-US"/>
        </w:rPr>
        <w:t>We estimated a tip rate of pattern evolution to test whether high species richness resulted from the combination of fast evolving lineages. To do so, for each simulated scenario of evolution, we calculated for each branch in the tree the number of shifts</w:t>
      </w:r>
      <w:del w:id="159" w:author="Marianne" w:date="2021-08-07T23:01:00Z">
        <w:r w:rsidRPr="00A9290E" w:rsidDel="006441BE">
          <w:rPr>
            <w:rFonts w:ascii="Times" w:hAnsi="Times"/>
            <w:lang w:val="en-US"/>
          </w:rPr>
          <w:delText xml:space="preserve"> happening</w:delText>
        </w:r>
      </w:del>
      <w:r w:rsidRPr="00A9290E">
        <w:rPr>
          <w:rFonts w:ascii="Times" w:hAnsi="Times"/>
          <w:lang w:val="en-US"/>
        </w:rPr>
        <w:t xml:space="preserve">. </w:t>
      </w:r>
      <w:r w:rsidR="006D3BD7" w:rsidRPr="00A9290E">
        <w:rPr>
          <w:rFonts w:ascii="Times" w:hAnsi="Times"/>
          <w:lang w:val="en-US"/>
        </w:rPr>
        <w:t>Then</w:t>
      </w:r>
      <w:ins w:id="160" w:author="Marianne" w:date="2021-08-07T23:02:00Z">
        <w:r w:rsidR="006441BE">
          <w:rPr>
            <w:rFonts w:ascii="Times" w:hAnsi="Times"/>
            <w:lang w:val="en-US"/>
          </w:rPr>
          <w:t>, for each species,</w:t>
        </w:r>
      </w:ins>
      <w:r w:rsidR="006D3BD7" w:rsidRPr="00A9290E">
        <w:rPr>
          <w:rFonts w:ascii="Times" w:hAnsi="Times"/>
          <w:lang w:val="en-US"/>
        </w:rPr>
        <w:t xml:space="preserve"> we summed the number of shifts </w:t>
      </w:r>
      <w:del w:id="161" w:author="Marianne" w:date="2021-08-07T23:02:00Z">
        <w:r w:rsidR="006D3BD7" w:rsidRPr="00A9290E" w:rsidDel="006441BE">
          <w:rPr>
            <w:rFonts w:ascii="Times" w:hAnsi="Times"/>
            <w:lang w:val="en-US"/>
          </w:rPr>
          <w:delText xml:space="preserve">happening </w:delText>
        </w:r>
      </w:del>
      <w:r w:rsidR="006D3BD7" w:rsidRPr="00A9290E">
        <w:rPr>
          <w:rFonts w:ascii="Times" w:hAnsi="Times"/>
          <w:lang w:val="en-US"/>
        </w:rPr>
        <w:t xml:space="preserve">from the root to </w:t>
      </w:r>
      <w:del w:id="162" w:author="Marianne" w:date="2021-08-07T23:02:00Z">
        <w:r w:rsidR="006D3BD7" w:rsidRPr="00A9290E" w:rsidDel="006441BE">
          <w:rPr>
            <w:rFonts w:ascii="Times" w:hAnsi="Times"/>
            <w:lang w:val="en-US"/>
          </w:rPr>
          <w:delText xml:space="preserve">every </w:delText>
        </w:r>
      </w:del>
      <w:ins w:id="163" w:author="Marianne" w:date="2021-08-07T23:02:00Z">
        <w:r w:rsidR="006441BE">
          <w:rPr>
            <w:rFonts w:ascii="Times" w:hAnsi="Times"/>
            <w:lang w:val="en-US"/>
          </w:rPr>
          <w:t>the</w:t>
        </w:r>
        <w:r w:rsidR="006441BE" w:rsidRPr="00A9290E">
          <w:rPr>
            <w:rFonts w:ascii="Times" w:hAnsi="Times"/>
            <w:lang w:val="en-US"/>
          </w:rPr>
          <w:t xml:space="preserve"> </w:t>
        </w:r>
      </w:ins>
      <w:r w:rsidR="006D3BD7" w:rsidRPr="00A9290E">
        <w:rPr>
          <w:rFonts w:ascii="Times" w:hAnsi="Times"/>
          <w:lang w:val="en-US"/>
        </w:rPr>
        <w:t>tip</w:t>
      </w:r>
      <w:r w:rsidRPr="00A9290E">
        <w:rPr>
          <w:rFonts w:ascii="Times" w:hAnsi="Times"/>
          <w:lang w:val="en-US"/>
        </w:rPr>
        <w:t xml:space="preserve">. </w:t>
      </w:r>
      <w:r w:rsidRPr="00DC7042">
        <w:rPr>
          <w:rFonts w:ascii="Times" w:hAnsi="Times"/>
          <w:lang w:val="en-US"/>
        </w:rPr>
        <w:t xml:space="preserve">Because the number of shifts mechanically increase with the number of nodes connecting the root with each tip, we divided the root-to-tip </w:t>
      </w:r>
      <w:r w:rsidR="0080110E" w:rsidRPr="00DC7042">
        <w:rPr>
          <w:rFonts w:ascii="Times" w:hAnsi="Times"/>
          <w:lang w:val="en-US"/>
        </w:rPr>
        <w:t>number of shifts</w:t>
      </w:r>
      <w:r w:rsidRPr="00DC7042">
        <w:rPr>
          <w:rFonts w:ascii="Times" w:hAnsi="Times"/>
          <w:lang w:val="en-US"/>
        </w:rPr>
        <w:t xml:space="preserve"> by the number of connecting nodes. We used the median tip rate of evolution of each color pattern to test the </w:t>
      </w:r>
      <w:commentRangeStart w:id="164"/>
      <w:r w:rsidRPr="00DC7042">
        <w:rPr>
          <w:rFonts w:ascii="Times" w:hAnsi="Times"/>
          <w:lang w:val="en-US"/>
        </w:rPr>
        <w:t>“rate of evolution” hypothesis</w:t>
      </w:r>
      <w:commentRangeEnd w:id="164"/>
      <w:r w:rsidR="006441BE">
        <w:rPr>
          <w:rStyle w:val="CommentReference"/>
        </w:rPr>
        <w:commentReference w:id="164"/>
      </w:r>
      <w:r w:rsidRPr="00DC7042">
        <w:rPr>
          <w:rFonts w:ascii="Times" w:hAnsi="Times"/>
          <w:lang w:val="en-US"/>
        </w:rPr>
        <w:t>.</w:t>
      </w:r>
    </w:p>
    <w:p w14:paraId="393AA644" w14:textId="77777777" w:rsidR="00B72AF6" w:rsidRPr="00DC7042" w:rsidRDefault="00B72AF6" w:rsidP="00B72AF6">
      <w:pPr>
        <w:spacing w:line="360" w:lineRule="auto"/>
        <w:rPr>
          <w:rFonts w:ascii="Times" w:hAnsi="Times"/>
          <w:lang w:val="en-US"/>
        </w:rPr>
      </w:pPr>
    </w:p>
    <w:p w14:paraId="1A09498F" w14:textId="77777777" w:rsidR="00B72AF6" w:rsidRPr="00DC7042" w:rsidRDefault="00B72AF6" w:rsidP="00B72AF6">
      <w:pPr>
        <w:spacing w:line="360" w:lineRule="auto"/>
        <w:rPr>
          <w:rFonts w:ascii="Times" w:hAnsi="Times"/>
          <w:i/>
          <w:lang w:val="en-US"/>
        </w:rPr>
      </w:pPr>
      <w:r w:rsidRPr="00DC7042">
        <w:rPr>
          <w:rFonts w:ascii="Times" w:hAnsi="Times"/>
          <w:i/>
          <w:lang w:val="en-US"/>
        </w:rPr>
        <w:t>Diversification rate</w:t>
      </w:r>
    </w:p>
    <w:p w14:paraId="4892148C" w14:textId="6A778BB4" w:rsidR="00F042F0" w:rsidRPr="00DC7042" w:rsidRDefault="00B72AF6" w:rsidP="00B72AF6">
      <w:pPr>
        <w:spacing w:line="360" w:lineRule="auto"/>
        <w:rPr>
          <w:rFonts w:ascii="Times" w:hAnsi="Times"/>
          <w:lang w:val="en-US"/>
        </w:rPr>
      </w:pPr>
      <w:r w:rsidRPr="00DC7042">
        <w:rPr>
          <w:rFonts w:ascii="Times" w:hAnsi="Times"/>
          <w:lang w:val="en-US"/>
        </w:rPr>
        <w:t>To test the hypothesis that species</w:t>
      </w:r>
      <w:del w:id="165" w:author="Marianne" w:date="2021-08-07T23:04:00Z">
        <w:r w:rsidRPr="00DC7042" w:rsidDel="006441BE">
          <w:rPr>
            <w:rFonts w:ascii="Times" w:hAnsi="Times"/>
            <w:lang w:val="en-US"/>
          </w:rPr>
          <w:delText xml:space="preserve"> </w:delText>
        </w:r>
      </w:del>
      <w:ins w:id="166" w:author="Marianne" w:date="2021-08-07T23:04:00Z">
        <w:r w:rsidR="006441BE">
          <w:rPr>
            <w:rFonts w:ascii="Times" w:hAnsi="Times"/>
            <w:lang w:val="en-US"/>
          </w:rPr>
          <w:t>-</w:t>
        </w:r>
      </w:ins>
      <w:r w:rsidRPr="00DC7042">
        <w:rPr>
          <w:rFonts w:ascii="Times" w:hAnsi="Times"/>
          <w:lang w:val="en-US"/>
        </w:rPr>
        <w:t xml:space="preserve">rich color patterns are constituted of fast diversifying lineages we calculated the Diversification Rate (DR) statistics. DR is a tip rate of </w:t>
      </w:r>
      <w:r w:rsidRPr="00DC7042">
        <w:rPr>
          <w:rFonts w:ascii="Times" w:hAnsi="Times"/>
          <w:lang w:val="en-US"/>
        </w:rPr>
        <w:lastRenderedPageBreak/>
        <w:t xml:space="preserve">diversification calculated as the inverse of the </w:t>
      </w:r>
      <w:commentRangeStart w:id="167"/>
      <w:r w:rsidRPr="00DC7042">
        <w:rPr>
          <w:rFonts w:ascii="Times" w:hAnsi="Times"/>
          <w:lang w:val="en-US"/>
        </w:rPr>
        <w:t xml:space="preserve">equal-split measure </w:t>
      </w:r>
      <w:commentRangeEnd w:id="167"/>
      <w:r w:rsidR="006441BE">
        <w:rPr>
          <w:rStyle w:val="CommentReference"/>
        </w:rPr>
        <w:commentReference w:id="167"/>
      </w:r>
      <w:r w:rsidRPr="00DC7042">
        <w:rPr>
          <w:rFonts w:ascii="Times" w:hAnsi="Times"/>
          <w:lang w:val="en-US"/>
        </w:rPr>
        <w:t>and considered as a good estimator of speciation rate. We used the median DR of each color pattern to test the “speciation” hypothesis.</w:t>
      </w:r>
    </w:p>
    <w:p w14:paraId="53E5A477" w14:textId="77777777" w:rsidR="00626E28" w:rsidRPr="00CE727B" w:rsidRDefault="00626E28" w:rsidP="00B72AF6">
      <w:pPr>
        <w:spacing w:line="360" w:lineRule="auto"/>
        <w:rPr>
          <w:rFonts w:ascii="Times" w:hAnsi="Times"/>
          <w:lang w:val="en-US"/>
        </w:rPr>
      </w:pPr>
    </w:p>
    <w:p w14:paraId="58AC0A0F" w14:textId="24D34F25" w:rsidR="003073F8" w:rsidRPr="00DC7042" w:rsidRDefault="00B4417B">
      <w:pPr>
        <w:spacing w:line="360" w:lineRule="auto"/>
        <w:rPr>
          <w:rFonts w:ascii="Times" w:hAnsi="Times"/>
          <w:i/>
          <w:lang w:val="en-US"/>
        </w:rPr>
      </w:pPr>
      <w:r w:rsidRPr="00DC7042">
        <w:rPr>
          <w:rFonts w:ascii="Times" w:hAnsi="Times"/>
          <w:i/>
          <w:lang w:val="en-US"/>
        </w:rPr>
        <w:t>Statistical analyses</w:t>
      </w:r>
    </w:p>
    <w:p w14:paraId="599010C9" w14:textId="42DEEB8D" w:rsidR="00E64E39" w:rsidRPr="00DC7042" w:rsidRDefault="00EC0420">
      <w:pPr>
        <w:spacing w:line="360" w:lineRule="auto"/>
        <w:rPr>
          <w:rFonts w:ascii="Times" w:hAnsi="Times"/>
          <w:lang w:val="en-US"/>
        </w:rPr>
      </w:pPr>
      <w:r w:rsidRPr="00DC7042">
        <w:rPr>
          <w:rFonts w:ascii="Times" w:hAnsi="Times"/>
          <w:lang w:val="en-US"/>
        </w:rPr>
        <w:t xml:space="preserve">To explain the variation in species richness between color patterns we considered </w:t>
      </w:r>
      <w:r w:rsidR="00BE3612" w:rsidRPr="00DC7042">
        <w:rPr>
          <w:rFonts w:ascii="Times" w:hAnsi="Times"/>
          <w:lang w:val="en-US"/>
        </w:rPr>
        <w:t>five explanatory variables</w:t>
      </w:r>
      <w:r w:rsidR="00B05F39" w:rsidRPr="00DC7042">
        <w:rPr>
          <w:rFonts w:ascii="Times" w:hAnsi="Times"/>
          <w:lang w:val="en-US"/>
        </w:rPr>
        <w:t xml:space="preserve">. </w:t>
      </w:r>
      <w:r w:rsidR="00E36A24" w:rsidRPr="00DC7042">
        <w:rPr>
          <w:rFonts w:ascii="Times" w:hAnsi="Times"/>
          <w:lang w:val="en-US"/>
        </w:rPr>
        <w:t xml:space="preserve">For a </w:t>
      </w:r>
      <w:r w:rsidR="00E46137" w:rsidRPr="00DC7042">
        <w:rPr>
          <w:rFonts w:ascii="Times" w:hAnsi="Times"/>
          <w:lang w:val="en-US"/>
        </w:rPr>
        <w:t xml:space="preserve">color </w:t>
      </w:r>
      <w:r w:rsidR="00E36A24" w:rsidRPr="00DC7042">
        <w:rPr>
          <w:rFonts w:ascii="Times" w:hAnsi="Times"/>
          <w:lang w:val="en-US"/>
        </w:rPr>
        <w:t xml:space="preserve">pattern </w:t>
      </w:r>
      <w:r w:rsidR="00E36A24" w:rsidRPr="00DC7042">
        <w:rPr>
          <w:rFonts w:ascii="Times" w:hAnsi="Times"/>
          <w:i/>
          <w:lang w:val="en-US"/>
        </w:rPr>
        <w:t>i</w:t>
      </w:r>
      <w:r w:rsidR="00E36A24" w:rsidRPr="00DC7042">
        <w:rPr>
          <w:rFonts w:ascii="Times" w:hAnsi="Times"/>
          <w:lang w:val="en-US"/>
        </w:rPr>
        <w:t>:</w:t>
      </w:r>
      <w:r w:rsidR="00BE3612" w:rsidRPr="00DC7042">
        <w:rPr>
          <w:rFonts w:ascii="Times" w:hAnsi="Times"/>
          <w:lang w:val="en-US"/>
        </w:rPr>
        <w:t xml:space="preserve"> </w:t>
      </w:r>
      <w:r w:rsidR="00C61F75" w:rsidRPr="00DC7042">
        <w:rPr>
          <w:rFonts w:ascii="Times" w:hAnsi="Times"/>
          <w:lang w:val="en-US"/>
        </w:rPr>
        <w:t>(1) age</w:t>
      </w:r>
      <w:r w:rsidR="00E46137" w:rsidRPr="00DC7042">
        <w:rPr>
          <w:rFonts w:ascii="Times" w:hAnsi="Times"/>
          <w:lang w:val="en-US"/>
        </w:rPr>
        <w:t xml:space="preserve"> of the pattern</w:t>
      </w:r>
      <w:r w:rsidR="00C61F75" w:rsidRPr="00DC7042">
        <w:rPr>
          <w:rFonts w:ascii="Times" w:hAnsi="Times"/>
          <w:lang w:val="en-US"/>
        </w:rPr>
        <w:t xml:space="preserve">, (2) </w:t>
      </w:r>
      <w:r w:rsidR="00F85F61" w:rsidRPr="00DC7042">
        <w:rPr>
          <w:rFonts w:ascii="Times" w:hAnsi="Times"/>
          <w:lang w:val="en-US"/>
        </w:rPr>
        <w:t xml:space="preserve">number of </w:t>
      </w:r>
      <w:r w:rsidR="008E75F8" w:rsidRPr="00DC7042">
        <w:rPr>
          <w:rFonts w:ascii="Times" w:hAnsi="Times"/>
          <w:lang w:val="en-US"/>
        </w:rPr>
        <w:t>losses</w:t>
      </w:r>
      <w:r w:rsidR="00136824" w:rsidRPr="00DC7042">
        <w:rPr>
          <w:rFonts w:ascii="Times" w:hAnsi="Times"/>
          <w:lang w:val="en-US"/>
        </w:rPr>
        <w:t xml:space="preserve"> </w:t>
      </w:r>
      <w:r w:rsidR="008964E9" w:rsidRPr="00DC7042">
        <w:rPr>
          <w:rFonts w:ascii="Times" w:hAnsi="Times"/>
          <w:lang w:val="en-US"/>
        </w:rPr>
        <w:t>(</w:t>
      </w:r>
      <w:r w:rsidR="008E75F8" w:rsidRPr="00DC7042">
        <w:rPr>
          <w:rFonts w:ascii="Times" w:hAnsi="Times"/>
          <w:lang w:val="en-US"/>
        </w:rPr>
        <w:t xml:space="preserve">shifts </w:t>
      </w:r>
      <w:ins w:id="168" w:author="Marianne" w:date="2021-08-08T10:13:00Z">
        <w:r w:rsidR="00603CD5">
          <w:rPr>
            <w:rFonts w:ascii="Times" w:hAnsi="Times"/>
            <w:lang w:val="en-US"/>
          </w:rPr>
          <w:t>“</w:t>
        </w:r>
        <w:proofErr w:type="spellStart"/>
        <w:r w:rsidR="00603CD5">
          <w:rPr>
            <w:rFonts w:ascii="Times" w:hAnsi="Times"/>
            <w:lang w:val="en-US"/>
          </w:rPr>
          <w:t>out-of</w:t>
        </w:r>
        <w:proofErr w:type="spellEnd"/>
        <w:r w:rsidR="00603CD5">
          <w:rPr>
            <w:rFonts w:ascii="Times" w:hAnsi="Times"/>
            <w:lang w:val="en-US"/>
          </w:rPr>
          <w:t xml:space="preserve">”, </w:t>
        </w:r>
      </w:ins>
      <w:r w:rsidR="008E75F8" w:rsidRPr="00DC7042">
        <w:rPr>
          <w:rFonts w:ascii="Times" w:hAnsi="Times"/>
          <w:lang w:val="en-US"/>
        </w:rPr>
        <w:t xml:space="preserve">away </w:t>
      </w:r>
      <w:r w:rsidR="00136824" w:rsidRPr="00DC7042">
        <w:rPr>
          <w:rFonts w:ascii="Times" w:hAnsi="Times"/>
          <w:lang w:val="en-US"/>
        </w:rPr>
        <w:t xml:space="preserve">from </w:t>
      </w:r>
      <w:proofErr w:type="spellStart"/>
      <w:r w:rsidR="00136824" w:rsidRPr="00DC7042">
        <w:rPr>
          <w:rFonts w:ascii="Times" w:hAnsi="Times"/>
          <w:i/>
          <w:lang w:val="en-US"/>
        </w:rPr>
        <w:t>i</w:t>
      </w:r>
      <w:proofErr w:type="spellEnd"/>
      <w:r w:rsidR="008964E9" w:rsidRPr="00DC7042">
        <w:rPr>
          <w:rFonts w:ascii="Times" w:hAnsi="Times"/>
          <w:lang w:val="en-US"/>
        </w:rPr>
        <w:t>)</w:t>
      </w:r>
      <w:r w:rsidR="00136824" w:rsidRPr="00DC7042">
        <w:rPr>
          <w:rFonts w:ascii="Times" w:hAnsi="Times"/>
          <w:lang w:val="en-US"/>
        </w:rPr>
        <w:t xml:space="preserve">, </w:t>
      </w:r>
      <w:r w:rsidR="008A4B1C" w:rsidRPr="00DC7042">
        <w:rPr>
          <w:rFonts w:ascii="Times" w:hAnsi="Times"/>
          <w:lang w:val="en-US"/>
        </w:rPr>
        <w:t xml:space="preserve">(3) number of </w:t>
      </w:r>
      <w:r w:rsidR="0065248B" w:rsidRPr="00DC7042">
        <w:rPr>
          <w:rFonts w:ascii="Times" w:hAnsi="Times"/>
          <w:lang w:val="en-US"/>
        </w:rPr>
        <w:t xml:space="preserve">gain (shifts </w:t>
      </w:r>
      <w:ins w:id="169" w:author="Marianne" w:date="2021-08-08T10:14:00Z">
        <w:r w:rsidR="00603CD5">
          <w:rPr>
            <w:rFonts w:ascii="Times" w:hAnsi="Times"/>
            <w:lang w:val="en-US"/>
          </w:rPr>
          <w:t xml:space="preserve">“into”, </w:t>
        </w:r>
      </w:ins>
      <w:r w:rsidR="0065248B" w:rsidRPr="00DC7042">
        <w:rPr>
          <w:rFonts w:ascii="Times" w:hAnsi="Times"/>
          <w:lang w:val="en-US"/>
        </w:rPr>
        <w:t xml:space="preserve">towards </w:t>
      </w:r>
      <w:proofErr w:type="spellStart"/>
      <w:r w:rsidR="0065248B" w:rsidRPr="00DC7042">
        <w:rPr>
          <w:rFonts w:ascii="Times" w:hAnsi="Times"/>
          <w:i/>
          <w:lang w:val="en-US"/>
        </w:rPr>
        <w:t>i</w:t>
      </w:r>
      <w:proofErr w:type="spellEnd"/>
      <w:r w:rsidR="0065248B" w:rsidRPr="00DC7042">
        <w:rPr>
          <w:rFonts w:ascii="Times" w:hAnsi="Times"/>
          <w:lang w:val="en-US"/>
        </w:rPr>
        <w:t>)</w:t>
      </w:r>
      <w:r w:rsidR="009D0912" w:rsidRPr="00DC7042">
        <w:rPr>
          <w:rFonts w:ascii="Times" w:hAnsi="Times"/>
          <w:lang w:val="en-US"/>
        </w:rPr>
        <w:t xml:space="preserve">, </w:t>
      </w:r>
      <w:r w:rsidR="00A65711" w:rsidRPr="00DC7042">
        <w:rPr>
          <w:rFonts w:ascii="Times" w:hAnsi="Times"/>
          <w:lang w:val="en-US"/>
        </w:rPr>
        <w:t>(4)</w:t>
      </w:r>
      <w:r w:rsidR="00312718" w:rsidRPr="00DC7042">
        <w:rPr>
          <w:rFonts w:ascii="Times" w:hAnsi="Times"/>
          <w:lang w:val="en-US"/>
        </w:rPr>
        <w:t xml:space="preserve"> </w:t>
      </w:r>
      <w:r w:rsidR="002A40BF" w:rsidRPr="00DC7042">
        <w:rPr>
          <w:rFonts w:ascii="Times" w:hAnsi="Times"/>
          <w:lang w:val="en-US"/>
        </w:rPr>
        <w:t xml:space="preserve">average </w:t>
      </w:r>
      <w:r w:rsidR="00312718" w:rsidRPr="00DC7042">
        <w:rPr>
          <w:rFonts w:ascii="Times" w:hAnsi="Times"/>
          <w:lang w:val="en-US"/>
        </w:rPr>
        <w:t>tip</w:t>
      </w:r>
      <w:r w:rsidR="00BE3979" w:rsidRPr="00DC7042">
        <w:rPr>
          <w:rFonts w:ascii="Times" w:hAnsi="Times"/>
          <w:lang w:val="en-US"/>
        </w:rPr>
        <w:t xml:space="preserve"> </w:t>
      </w:r>
      <w:r w:rsidR="00A36472" w:rsidRPr="00DC7042">
        <w:rPr>
          <w:rFonts w:ascii="Times" w:hAnsi="Times"/>
          <w:lang w:val="en-US"/>
        </w:rPr>
        <w:t xml:space="preserve">rate of color pattern evolution, </w:t>
      </w:r>
      <w:r w:rsidR="00312718" w:rsidRPr="00DC7042">
        <w:rPr>
          <w:rFonts w:ascii="Times" w:hAnsi="Times"/>
          <w:lang w:val="en-US"/>
        </w:rPr>
        <w:t xml:space="preserve">(5) </w:t>
      </w:r>
      <w:r w:rsidR="004E739E" w:rsidRPr="00DC7042">
        <w:rPr>
          <w:rFonts w:ascii="Times" w:hAnsi="Times"/>
          <w:lang w:val="en-US"/>
        </w:rPr>
        <w:t>average diversification rate (DR).</w:t>
      </w:r>
    </w:p>
    <w:p w14:paraId="2F019BF3" w14:textId="22A38319" w:rsidR="00612D66" w:rsidRPr="00DC7042" w:rsidRDefault="008814C0">
      <w:pPr>
        <w:spacing w:line="360" w:lineRule="auto"/>
        <w:rPr>
          <w:rFonts w:ascii="Times" w:hAnsi="Times"/>
          <w:lang w:val="en-US"/>
        </w:rPr>
      </w:pPr>
      <w:r w:rsidRPr="00DC7042">
        <w:rPr>
          <w:rFonts w:ascii="Times" w:hAnsi="Times"/>
          <w:lang w:val="en-US"/>
        </w:rPr>
        <w:t>First, w</w:t>
      </w:r>
      <w:r w:rsidR="00D21345" w:rsidRPr="00DC7042">
        <w:rPr>
          <w:rFonts w:ascii="Times" w:hAnsi="Times"/>
          <w:lang w:val="en-US"/>
        </w:rPr>
        <w:t xml:space="preserve">e tested for </w:t>
      </w:r>
      <w:r w:rsidR="00FF07DA" w:rsidRPr="00DC7042">
        <w:rPr>
          <w:rFonts w:ascii="Times" w:hAnsi="Times"/>
          <w:lang w:val="en-US"/>
        </w:rPr>
        <w:t xml:space="preserve">relationships between </w:t>
      </w:r>
      <w:r w:rsidR="00637730" w:rsidRPr="00DC7042">
        <w:rPr>
          <w:rFonts w:ascii="Times" w:hAnsi="Times"/>
          <w:lang w:val="en-US"/>
        </w:rPr>
        <w:t>pairs of explanatory variables</w:t>
      </w:r>
      <w:r w:rsidR="00FF07DA" w:rsidRPr="00DC7042">
        <w:rPr>
          <w:rFonts w:ascii="Times" w:hAnsi="Times"/>
          <w:lang w:val="en-US"/>
        </w:rPr>
        <w:t xml:space="preserve"> using linear regressions</w:t>
      </w:r>
      <w:r w:rsidR="001E7833" w:rsidRPr="00DC7042">
        <w:rPr>
          <w:rFonts w:ascii="Times" w:hAnsi="Times"/>
          <w:lang w:val="en-US"/>
        </w:rPr>
        <w:t>.</w:t>
      </w:r>
      <w:r w:rsidR="00B42F0A" w:rsidRPr="00DC7042">
        <w:rPr>
          <w:rFonts w:ascii="Times" w:hAnsi="Times"/>
          <w:lang w:val="en-US"/>
        </w:rPr>
        <w:t xml:space="preserve"> </w:t>
      </w:r>
      <w:commentRangeStart w:id="170"/>
      <w:r w:rsidR="00812088" w:rsidRPr="00DC7042">
        <w:rPr>
          <w:rFonts w:ascii="Times" w:hAnsi="Times"/>
          <w:lang w:val="en-US"/>
        </w:rPr>
        <w:t xml:space="preserve">We also tested for the relationship between </w:t>
      </w:r>
      <w:r w:rsidR="00855BD4" w:rsidRPr="00DC7042">
        <w:rPr>
          <w:rFonts w:ascii="Times" w:hAnsi="Times"/>
          <w:lang w:val="en-US"/>
        </w:rPr>
        <w:t xml:space="preserve">the </w:t>
      </w:r>
      <w:r w:rsidR="00812088" w:rsidRPr="00DC7042">
        <w:rPr>
          <w:rFonts w:ascii="Times" w:hAnsi="Times"/>
          <w:lang w:val="en-US"/>
        </w:rPr>
        <w:t xml:space="preserve">tip rate of color pattern evolution and </w:t>
      </w:r>
      <w:r w:rsidR="00CB132A" w:rsidRPr="00DC7042">
        <w:rPr>
          <w:rFonts w:ascii="Times" w:hAnsi="Times"/>
          <w:lang w:val="en-US"/>
        </w:rPr>
        <w:t>the</w:t>
      </w:r>
      <w:r w:rsidR="00812088" w:rsidRPr="00DC7042">
        <w:rPr>
          <w:rFonts w:ascii="Times" w:hAnsi="Times"/>
          <w:lang w:val="en-US"/>
        </w:rPr>
        <w:t xml:space="preserve"> tip </w:t>
      </w:r>
      <w:r w:rsidR="00836C8C" w:rsidRPr="00DC7042">
        <w:rPr>
          <w:rFonts w:ascii="Times" w:hAnsi="Times"/>
          <w:lang w:val="en-US"/>
        </w:rPr>
        <w:t>rate of diversification</w:t>
      </w:r>
      <w:commentRangeEnd w:id="170"/>
      <w:r w:rsidR="00603CD5">
        <w:rPr>
          <w:rStyle w:val="CommentReference"/>
        </w:rPr>
        <w:commentReference w:id="170"/>
      </w:r>
      <w:r w:rsidR="00836C8C" w:rsidRPr="00DC7042">
        <w:rPr>
          <w:rFonts w:ascii="Times" w:hAnsi="Times"/>
          <w:lang w:val="en-US"/>
        </w:rPr>
        <w:t>.</w:t>
      </w:r>
      <w:r w:rsidR="00732254" w:rsidRPr="00DC7042">
        <w:rPr>
          <w:rFonts w:ascii="Times" w:hAnsi="Times"/>
          <w:lang w:val="en-US"/>
        </w:rPr>
        <w:t xml:space="preserve"> </w:t>
      </w:r>
      <w:r w:rsidR="00E36830" w:rsidRPr="00DC7042">
        <w:rPr>
          <w:rFonts w:ascii="Times" w:hAnsi="Times"/>
          <w:lang w:val="en-US"/>
        </w:rPr>
        <w:t xml:space="preserve">Second, we </w:t>
      </w:r>
      <w:r w:rsidR="00C566A0" w:rsidRPr="00DC7042">
        <w:rPr>
          <w:rFonts w:ascii="Times" w:hAnsi="Times"/>
          <w:lang w:val="en-US"/>
        </w:rPr>
        <w:t xml:space="preserve">identified the significant predictors </w:t>
      </w:r>
      <w:r w:rsidR="00036309" w:rsidRPr="00DC7042">
        <w:rPr>
          <w:rFonts w:ascii="Times" w:hAnsi="Times"/>
          <w:lang w:val="en-US"/>
        </w:rPr>
        <w:t xml:space="preserve">of species richness </w:t>
      </w:r>
      <w:r w:rsidR="00681EE5" w:rsidRPr="00DC7042">
        <w:rPr>
          <w:rFonts w:ascii="Times" w:hAnsi="Times"/>
          <w:lang w:val="en-US"/>
        </w:rPr>
        <w:t xml:space="preserve">fitting a linear model with all </w:t>
      </w:r>
      <w:r w:rsidR="004F15D5" w:rsidRPr="00DC7042">
        <w:rPr>
          <w:rFonts w:ascii="Times" w:hAnsi="Times"/>
          <w:lang w:val="en-US"/>
        </w:rPr>
        <w:t xml:space="preserve">explanatory </w:t>
      </w:r>
      <w:r w:rsidR="00681EE5" w:rsidRPr="00DC7042">
        <w:rPr>
          <w:rFonts w:ascii="Times" w:hAnsi="Times"/>
          <w:lang w:val="en-US"/>
        </w:rPr>
        <w:t>variables included</w:t>
      </w:r>
      <w:r w:rsidR="000501FB" w:rsidRPr="00DC7042">
        <w:rPr>
          <w:rFonts w:ascii="Times" w:hAnsi="Times"/>
          <w:lang w:val="en-US"/>
        </w:rPr>
        <w:t xml:space="preserve"> and using </w:t>
      </w:r>
      <w:commentRangeStart w:id="171"/>
      <w:r w:rsidR="000501FB" w:rsidRPr="00DC7042">
        <w:rPr>
          <w:rFonts w:ascii="Times" w:hAnsi="Times"/>
          <w:lang w:val="en-US"/>
        </w:rPr>
        <w:t xml:space="preserve">hierarchical partitioning </w:t>
      </w:r>
      <w:commentRangeEnd w:id="171"/>
      <w:r w:rsidR="009A66C5">
        <w:rPr>
          <w:rStyle w:val="CommentReference"/>
        </w:rPr>
        <w:commentReference w:id="171"/>
      </w:r>
      <w:r w:rsidR="000501FB" w:rsidRPr="00DC7042">
        <w:rPr>
          <w:rFonts w:ascii="Times" w:hAnsi="Times"/>
          <w:lang w:val="en-US"/>
        </w:rPr>
        <w:t xml:space="preserve">to estimate the proportion of variance explained by each variable. </w:t>
      </w:r>
      <w:r w:rsidR="001B0E13" w:rsidRPr="00DC7042">
        <w:rPr>
          <w:rFonts w:ascii="Times" w:hAnsi="Times"/>
          <w:lang w:val="en-US"/>
        </w:rPr>
        <w:t xml:space="preserve">However, </w:t>
      </w:r>
      <w:r w:rsidR="0091610B" w:rsidRPr="00DC7042">
        <w:rPr>
          <w:rFonts w:ascii="Times" w:hAnsi="Times"/>
          <w:lang w:val="en-US"/>
        </w:rPr>
        <w:t>the age of color pattern</w:t>
      </w:r>
      <w:r w:rsidR="00976406" w:rsidRPr="00DC7042">
        <w:rPr>
          <w:rFonts w:ascii="Times" w:hAnsi="Times"/>
          <w:lang w:val="en-US"/>
        </w:rPr>
        <w:t xml:space="preserve">s correlated with many variables. </w:t>
      </w:r>
      <w:r w:rsidR="0025298D" w:rsidRPr="00DC7042">
        <w:rPr>
          <w:rFonts w:ascii="Times" w:hAnsi="Times"/>
          <w:lang w:val="en-US"/>
        </w:rPr>
        <w:t>As expected</w:t>
      </w:r>
      <w:r w:rsidR="00F37860" w:rsidRPr="00DC7042">
        <w:rPr>
          <w:rFonts w:ascii="Times" w:hAnsi="Times"/>
          <w:lang w:val="en-US"/>
        </w:rPr>
        <w:t xml:space="preserve"> under </w:t>
      </w:r>
      <w:r w:rsidR="003262FA" w:rsidRPr="00DC7042">
        <w:rPr>
          <w:rFonts w:ascii="Times" w:hAnsi="Times"/>
          <w:lang w:val="en-US"/>
        </w:rPr>
        <w:t>the</w:t>
      </w:r>
      <w:r w:rsidR="00F37860" w:rsidRPr="00DC7042">
        <w:rPr>
          <w:rFonts w:ascii="Times" w:hAnsi="Times"/>
          <w:lang w:val="en-US"/>
        </w:rPr>
        <w:t xml:space="preserve"> null hypothesis</w:t>
      </w:r>
      <w:r w:rsidR="00183C04" w:rsidRPr="00DC7042">
        <w:rPr>
          <w:rFonts w:ascii="Times" w:hAnsi="Times"/>
          <w:lang w:val="en-US"/>
        </w:rPr>
        <w:t xml:space="preserve">, species richness increased since the time of pattern’s </w:t>
      </w:r>
      <w:r w:rsidR="00F1381D" w:rsidRPr="00DC7042">
        <w:rPr>
          <w:rFonts w:ascii="Times" w:hAnsi="Times"/>
          <w:lang w:val="en-US"/>
        </w:rPr>
        <w:t xml:space="preserve">first </w:t>
      </w:r>
      <w:r w:rsidR="00183C04" w:rsidRPr="00DC7042">
        <w:rPr>
          <w:rFonts w:ascii="Times" w:hAnsi="Times"/>
          <w:lang w:val="en-US"/>
        </w:rPr>
        <w:t>appearance</w:t>
      </w:r>
      <w:r w:rsidR="0025298D" w:rsidRPr="00DC7042">
        <w:rPr>
          <w:rFonts w:ascii="Times" w:hAnsi="Times"/>
          <w:lang w:val="en-US"/>
        </w:rPr>
        <w:t xml:space="preserve"> </w:t>
      </w:r>
      <w:r w:rsidR="00490A39" w:rsidRPr="00DC7042">
        <w:rPr>
          <w:rFonts w:ascii="Times" w:hAnsi="Times"/>
          <w:lang w:val="en-US"/>
        </w:rPr>
        <w:t xml:space="preserve">as well as </w:t>
      </w:r>
      <w:r w:rsidR="00903A91" w:rsidRPr="00DC7042">
        <w:rPr>
          <w:rFonts w:ascii="Times" w:hAnsi="Times"/>
          <w:lang w:val="en-US"/>
        </w:rPr>
        <w:t>the number of shifts</w:t>
      </w:r>
      <w:r w:rsidR="00183C04" w:rsidRPr="00DC7042">
        <w:rPr>
          <w:rFonts w:ascii="Times" w:hAnsi="Times"/>
          <w:lang w:val="en-US"/>
        </w:rPr>
        <w:t>.</w:t>
      </w:r>
      <w:r w:rsidR="009A4C8E" w:rsidRPr="00DC7042">
        <w:rPr>
          <w:rFonts w:ascii="Times" w:hAnsi="Times"/>
          <w:lang w:val="en-US"/>
        </w:rPr>
        <w:t xml:space="preserve"> </w:t>
      </w:r>
      <w:r w:rsidR="007F6F26" w:rsidRPr="00DC7042">
        <w:rPr>
          <w:rFonts w:ascii="Times" w:hAnsi="Times"/>
          <w:lang w:val="en-US"/>
        </w:rPr>
        <w:t>Therefore</w:t>
      </w:r>
      <w:r w:rsidR="009E7386" w:rsidRPr="00DC7042">
        <w:rPr>
          <w:rFonts w:ascii="Times" w:hAnsi="Times"/>
          <w:lang w:val="en-US"/>
        </w:rPr>
        <w:t>,</w:t>
      </w:r>
      <w:r w:rsidR="007F6F26" w:rsidRPr="00DC7042">
        <w:rPr>
          <w:rFonts w:ascii="Times" w:hAnsi="Times"/>
          <w:lang w:val="en-US"/>
        </w:rPr>
        <w:t xml:space="preserve"> we </w:t>
      </w:r>
      <w:r w:rsidR="00AD6F58" w:rsidRPr="00DC7042">
        <w:rPr>
          <w:rFonts w:ascii="Times" w:hAnsi="Times"/>
          <w:lang w:val="en-US"/>
        </w:rPr>
        <w:t xml:space="preserve">calculated the </w:t>
      </w:r>
      <w:commentRangeStart w:id="172"/>
      <w:r w:rsidR="00AD6F58" w:rsidRPr="00DC7042">
        <w:rPr>
          <w:rFonts w:ascii="Times" w:hAnsi="Times"/>
          <w:lang w:val="en-US"/>
        </w:rPr>
        <w:t xml:space="preserve">residuals </w:t>
      </w:r>
      <w:commentRangeEnd w:id="172"/>
      <w:r w:rsidR="009A66C5">
        <w:rPr>
          <w:rStyle w:val="CommentReference"/>
        </w:rPr>
        <w:commentReference w:id="172"/>
      </w:r>
      <w:r w:rsidR="00AD6F58" w:rsidRPr="00DC7042">
        <w:rPr>
          <w:rFonts w:ascii="Times" w:hAnsi="Times"/>
          <w:lang w:val="en-US"/>
        </w:rPr>
        <w:t xml:space="preserve">of the linear model between </w:t>
      </w:r>
      <w:r w:rsidR="00073295" w:rsidRPr="00DC7042">
        <w:rPr>
          <w:rFonts w:ascii="Times" w:hAnsi="Times"/>
          <w:lang w:val="en-US"/>
        </w:rPr>
        <w:t>species richness and color pattern age</w:t>
      </w:r>
      <w:r w:rsidR="00EA061C" w:rsidRPr="00DC7042">
        <w:rPr>
          <w:rFonts w:ascii="Times" w:hAnsi="Times"/>
          <w:lang w:val="en-US"/>
        </w:rPr>
        <w:t>,</w:t>
      </w:r>
      <w:r w:rsidR="00CA2C0F" w:rsidRPr="00DC7042">
        <w:rPr>
          <w:rFonts w:ascii="Times" w:hAnsi="Times"/>
          <w:lang w:val="en-US"/>
        </w:rPr>
        <w:t xml:space="preserve"> </w:t>
      </w:r>
      <w:r w:rsidR="00EA061C" w:rsidRPr="00DC7042">
        <w:rPr>
          <w:rFonts w:ascii="Times" w:hAnsi="Times"/>
          <w:lang w:val="en-US"/>
        </w:rPr>
        <w:t>then repeated the statistical analyses</w:t>
      </w:r>
      <w:ins w:id="173" w:author="Marianne" w:date="2021-08-10T00:12:00Z">
        <w:r w:rsidR="009A66C5">
          <w:rPr>
            <w:rFonts w:ascii="Times" w:hAnsi="Times"/>
            <w:lang w:val="en-US"/>
          </w:rPr>
          <w:t xml:space="preserve"> using those residuals as the dependent variable</w:t>
        </w:r>
      </w:ins>
      <w:r w:rsidR="00EA061C" w:rsidRPr="00DC7042">
        <w:rPr>
          <w:rFonts w:ascii="Times" w:hAnsi="Times"/>
          <w:lang w:val="en-US"/>
        </w:rPr>
        <w:t>.</w:t>
      </w:r>
    </w:p>
    <w:p w14:paraId="0653D382" w14:textId="77777777" w:rsidR="00612D66" w:rsidRPr="00DC7042" w:rsidRDefault="00612D66">
      <w:pPr>
        <w:spacing w:line="360" w:lineRule="auto"/>
        <w:rPr>
          <w:rFonts w:ascii="Times" w:hAnsi="Times"/>
          <w:lang w:val="en-US"/>
        </w:rPr>
      </w:pPr>
    </w:p>
    <w:p w14:paraId="27FEEECB" w14:textId="77777777" w:rsidR="008E219C" w:rsidRPr="00CE727B" w:rsidRDefault="008E219C" w:rsidP="008E219C">
      <w:pPr>
        <w:rPr>
          <w:rFonts w:ascii="Times" w:hAnsi="Times"/>
          <w:b/>
          <w:lang w:val="en-US"/>
        </w:rPr>
      </w:pPr>
      <w:commentRangeStart w:id="174"/>
      <w:r w:rsidRPr="00CE727B">
        <w:rPr>
          <w:rFonts w:ascii="Times" w:hAnsi="Times"/>
          <w:b/>
          <w:sz w:val="32"/>
          <w:szCs w:val="32"/>
          <w:lang w:val="en-US"/>
        </w:rPr>
        <w:t>R</w:t>
      </w:r>
      <w:r w:rsidRPr="00CE727B">
        <w:rPr>
          <w:rFonts w:ascii="Times" w:hAnsi="Times"/>
          <w:b/>
          <w:lang w:val="en-US"/>
        </w:rPr>
        <w:t>ESULTS</w:t>
      </w:r>
      <w:commentRangeEnd w:id="174"/>
      <w:r w:rsidR="005C676D">
        <w:rPr>
          <w:rStyle w:val="CommentReference"/>
        </w:rPr>
        <w:commentReference w:id="174"/>
      </w:r>
    </w:p>
    <w:p w14:paraId="11E7F817" w14:textId="77777777" w:rsidR="00495C45" w:rsidRDefault="00495C45" w:rsidP="000C79A8">
      <w:pPr>
        <w:spacing w:line="360" w:lineRule="auto"/>
        <w:rPr>
          <w:ins w:id="175" w:author="Marianne" w:date="2021-08-09T18:05:00Z"/>
          <w:rFonts w:ascii="Times" w:hAnsi="Times"/>
          <w:lang w:val="en-US"/>
        </w:rPr>
      </w:pPr>
    </w:p>
    <w:p w14:paraId="38865C8C" w14:textId="07A48B00" w:rsidR="00287055" w:rsidRPr="00582AAE" w:rsidRDefault="00287055" w:rsidP="000C79A8">
      <w:pPr>
        <w:spacing w:line="360" w:lineRule="auto"/>
        <w:rPr>
          <w:rFonts w:ascii="Times" w:hAnsi="Times"/>
          <w:i/>
          <w:lang w:val="en-US"/>
          <w:rPrChange w:id="176" w:author="Marianne" w:date="2021-08-09T23:26:00Z">
            <w:rPr>
              <w:rFonts w:ascii="Times" w:hAnsi="Times"/>
              <w:lang w:val="en-US"/>
            </w:rPr>
          </w:rPrChange>
        </w:rPr>
      </w:pPr>
      <w:ins w:id="177" w:author="Marianne" w:date="2021-08-09T18:09:00Z">
        <w:r w:rsidRPr="00582AAE">
          <w:rPr>
            <w:rFonts w:ascii="Times" w:hAnsi="Times"/>
            <w:i/>
            <w:lang w:val="en-US"/>
            <w:rPrChange w:id="178" w:author="Marianne" w:date="2021-08-09T23:26:00Z">
              <w:rPr>
                <w:rFonts w:ascii="Times" w:hAnsi="Times"/>
                <w:lang w:val="en-US"/>
              </w:rPr>
            </w:rPrChange>
          </w:rPr>
          <w:t>Patterns of species richness</w:t>
        </w:r>
      </w:ins>
    </w:p>
    <w:p w14:paraId="4E4A6D37" w14:textId="37088CB8" w:rsidR="000C79A8" w:rsidRDefault="000C79A8" w:rsidP="000C79A8">
      <w:pPr>
        <w:spacing w:line="360" w:lineRule="auto"/>
        <w:rPr>
          <w:ins w:id="179" w:author="Marianne" w:date="2021-08-09T18:09:00Z"/>
          <w:rFonts w:ascii="Times" w:hAnsi="Times"/>
          <w:lang w:val="en-US"/>
        </w:rPr>
      </w:pPr>
      <w:del w:id="180" w:author="Marianne" w:date="2021-08-09T18:10:00Z">
        <w:r w:rsidRPr="00DC7042" w:rsidDel="00287055">
          <w:rPr>
            <w:rFonts w:ascii="Times" w:hAnsi="Times"/>
            <w:lang w:val="en-US"/>
          </w:rPr>
          <w:delText>In extant species, there is</w:delText>
        </w:r>
      </w:del>
      <w:ins w:id="181" w:author="Marianne" w:date="2021-08-09T18:10:00Z">
        <w:r w:rsidR="00287055">
          <w:rPr>
            <w:rFonts w:ascii="Times" w:hAnsi="Times"/>
            <w:lang w:val="en-US"/>
          </w:rPr>
          <w:t>We found a</w:t>
        </w:r>
      </w:ins>
      <w:r w:rsidRPr="00DC7042">
        <w:rPr>
          <w:rFonts w:ascii="Times" w:hAnsi="Times"/>
          <w:lang w:val="en-US"/>
        </w:rPr>
        <w:t xml:space="preserve"> high heterogeneity in </w:t>
      </w:r>
      <w:ins w:id="182" w:author="Marianne" w:date="2021-08-09T18:10:00Z">
        <w:r w:rsidR="00287055">
          <w:rPr>
            <w:rFonts w:ascii="Times" w:hAnsi="Times"/>
            <w:lang w:val="en-US"/>
          </w:rPr>
          <w:t xml:space="preserve">extant </w:t>
        </w:r>
      </w:ins>
      <w:r w:rsidRPr="00DC7042">
        <w:rPr>
          <w:rFonts w:ascii="Times" w:hAnsi="Times"/>
          <w:lang w:val="en-US"/>
        </w:rPr>
        <w:t>species richness between color patterns</w:t>
      </w:r>
      <w:ins w:id="183" w:author="Marianne" w:date="2021-08-09T18:11:00Z">
        <w:r w:rsidR="00287055">
          <w:rPr>
            <w:rFonts w:ascii="Times" w:hAnsi="Times"/>
            <w:lang w:val="en-US"/>
          </w:rPr>
          <w:t>, ranging from 74 species harboring the color pattern AGNOSIA, to single species harboring colors patterns XXXX (</w:t>
        </w:r>
        <w:proofErr w:type="spellStart"/>
        <w:r w:rsidR="00287055" w:rsidRPr="003724EF">
          <w:rPr>
            <w:rFonts w:ascii="Times" w:hAnsi="Times"/>
            <w:highlight w:val="yellow"/>
            <w:lang w:val="en-US"/>
            <w:rPrChange w:id="184" w:author="Marianne" w:date="2021-08-10T13:05:00Z">
              <w:rPr>
                <w:rFonts w:ascii="Times" w:hAnsi="Times"/>
                <w:lang w:val="en-US"/>
              </w:rPr>
            </w:rPrChange>
          </w:rPr>
          <w:t>nommer</w:t>
        </w:r>
        <w:proofErr w:type="spellEnd"/>
        <w:r w:rsidR="00287055" w:rsidRPr="003724EF">
          <w:rPr>
            <w:rFonts w:ascii="Times" w:hAnsi="Times"/>
            <w:highlight w:val="yellow"/>
            <w:lang w:val="en-US"/>
            <w:rPrChange w:id="185" w:author="Marianne" w:date="2021-08-10T13:05:00Z">
              <w:rPr>
                <w:rFonts w:ascii="Times" w:hAnsi="Times"/>
                <w:lang w:val="en-US"/>
              </w:rPr>
            </w:rPrChange>
          </w:rPr>
          <w:t xml:space="preserve"> les 5 color patterns</w:t>
        </w:r>
        <w:r w:rsidR="00287055">
          <w:rPr>
            <w:rFonts w:ascii="Times" w:hAnsi="Times"/>
            <w:lang w:val="en-US"/>
          </w:rPr>
          <w:t>)</w:t>
        </w:r>
      </w:ins>
      <w:ins w:id="186" w:author="Marianne" w:date="2021-08-09T18:13:00Z">
        <w:r w:rsidR="00287055">
          <w:rPr>
            <w:rFonts w:ascii="Times" w:hAnsi="Times"/>
            <w:lang w:val="en-US"/>
          </w:rPr>
          <w:t xml:space="preserve">, through color patterns with intermediate species richness (Figure </w:t>
        </w:r>
        <w:commentRangeStart w:id="187"/>
        <w:r w:rsidR="00287055">
          <w:rPr>
            <w:rFonts w:ascii="Times" w:hAnsi="Times"/>
            <w:lang w:val="en-US"/>
          </w:rPr>
          <w:t>1B</w:t>
        </w:r>
      </w:ins>
      <w:commentRangeEnd w:id="187"/>
      <w:ins w:id="188" w:author="Marianne" w:date="2021-08-09T18:14:00Z">
        <w:r w:rsidR="00287055">
          <w:rPr>
            <w:rStyle w:val="CommentReference"/>
          </w:rPr>
          <w:commentReference w:id="187"/>
        </w:r>
      </w:ins>
      <w:ins w:id="189" w:author="Marianne" w:date="2021-08-09T18:13:00Z">
        <w:r w:rsidR="00287055">
          <w:rPr>
            <w:rFonts w:ascii="Times" w:hAnsi="Times"/>
            <w:lang w:val="en-US"/>
          </w:rPr>
          <w:t>)</w:t>
        </w:r>
      </w:ins>
      <w:del w:id="190" w:author="Marianne" w:date="2021-08-09T18:13:00Z">
        <w:r w:rsidRPr="00DC7042" w:rsidDel="00287055">
          <w:rPr>
            <w:rFonts w:ascii="Times" w:hAnsi="Times"/>
            <w:lang w:val="en-US"/>
          </w:rPr>
          <w:delText xml:space="preserve">. Species richness is highest for the color pattern agnosia with 74 species, while five color patterns are only found in a single species of Ithomiini. However, there is continuous variation between the two. </w:delText>
        </w:r>
      </w:del>
    </w:p>
    <w:p w14:paraId="4211CFD1" w14:textId="77777777" w:rsidR="00287055" w:rsidRDefault="00287055" w:rsidP="000C79A8">
      <w:pPr>
        <w:spacing w:line="360" w:lineRule="auto"/>
        <w:rPr>
          <w:ins w:id="191" w:author="Marianne" w:date="2021-08-09T18:09:00Z"/>
          <w:rFonts w:ascii="Times" w:hAnsi="Times"/>
          <w:lang w:val="en-US"/>
        </w:rPr>
      </w:pPr>
    </w:p>
    <w:p w14:paraId="1365DA6F" w14:textId="457995A9" w:rsidR="00287055" w:rsidRPr="00582AAE" w:rsidRDefault="00287055" w:rsidP="00287055">
      <w:pPr>
        <w:spacing w:line="360" w:lineRule="auto"/>
        <w:rPr>
          <w:ins w:id="192" w:author="Marianne" w:date="2021-08-09T18:09:00Z"/>
          <w:rFonts w:ascii="Times" w:hAnsi="Times"/>
          <w:i/>
          <w:lang w:val="en-US"/>
          <w:rPrChange w:id="193" w:author="Marianne" w:date="2021-08-09T23:26:00Z">
            <w:rPr>
              <w:ins w:id="194" w:author="Marianne" w:date="2021-08-09T18:09:00Z"/>
              <w:rFonts w:ascii="Times" w:hAnsi="Times"/>
              <w:lang w:val="en-US"/>
            </w:rPr>
          </w:rPrChange>
        </w:rPr>
      </w:pPr>
      <w:commentRangeStart w:id="195"/>
      <w:ins w:id="196" w:author="Marianne" w:date="2021-08-09T18:09:00Z">
        <w:r w:rsidRPr="00582AAE">
          <w:rPr>
            <w:rFonts w:ascii="Times" w:hAnsi="Times"/>
            <w:i/>
            <w:lang w:val="en-US"/>
            <w:rPrChange w:id="197" w:author="Marianne" w:date="2021-08-09T23:26:00Z">
              <w:rPr>
                <w:rFonts w:ascii="Times" w:hAnsi="Times"/>
                <w:lang w:val="en-US"/>
              </w:rPr>
            </w:rPrChange>
          </w:rPr>
          <w:t xml:space="preserve">Ancestral </w:t>
        </w:r>
      </w:ins>
      <w:commentRangeEnd w:id="195"/>
      <w:ins w:id="198" w:author="Marianne" w:date="2021-08-09T23:38:00Z">
        <w:r w:rsidR="00A92D5D">
          <w:rPr>
            <w:rStyle w:val="CommentReference"/>
          </w:rPr>
          <w:commentReference w:id="195"/>
        </w:r>
      </w:ins>
      <w:ins w:id="199" w:author="Marianne" w:date="2021-08-09T18:09:00Z">
        <w:r w:rsidRPr="00582AAE">
          <w:rPr>
            <w:rFonts w:ascii="Times" w:hAnsi="Times"/>
            <w:i/>
            <w:lang w:val="en-US"/>
            <w:rPrChange w:id="200" w:author="Marianne" w:date="2021-08-09T23:26:00Z">
              <w:rPr>
                <w:rFonts w:ascii="Times" w:hAnsi="Times"/>
                <w:lang w:val="en-US"/>
              </w:rPr>
            </w:rPrChange>
          </w:rPr>
          <w:t xml:space="preserve">reconstruction of color patterns and </w:t>
        </w:r>
        <w:commentRangeStart w:id="201"/>
        <w:r w:rsidRPr="00582AAE">
          <w:rPr>
            <w:rFonts w:ascii="Times" w:hAnsi="Times"/>
            <w:i/>
            <w:lang w:val="en-US"/>
            <w:rPrChange w:id="202" w:author="Marianne" w:date="2021-08-09T23:26:00Z">
              <w:rPr>
                <w:rFonts w:ascii="Times" w:hAnsi="Times"/>
                <w:lang w:val="en-US"/>
              </w:rPr>
            </w:rPrChange>
          </w:rPr>
          <w:t>pace of evolution</w:t>
        </w:r>
      </w:ins>
      <w:commentRangeEnd w:id="201"/>
      <w:ins w:id="203" w:author="Marianne" w:date="2021-08-09T23:26:00Z">
        <w:r w:rsidR="00582AAE">
          <w:rPr>
            <w:rStyle w:val="CommentReference"/>
          </w:rPr>
          <w:commentReference w:id="201"/>
        </w:r>
      </w:ins>
    </w:p>
    <w:p w14:paraId="405E52B4" w14:textId="31E4ADEF" w:rsidR="00287055" w:rsidDel="00215EB9" w:rsidRDefault="00215EB9" w:rsidP="00540619">
      <w:pPr>
        <w:spacing w:line="360" w:lineRule="auto"/>
        <w:ind w:firstLine="720"/>
        <w:rPr>
          <w:del w:id="204" w:author="Marianne" w:date="2021-08-09T18:14:00Z"/>
          <w:rFonts w:ascii="Times" w:hAnsi="Times"/>
          <w:lang w:val="en-US"/>
        </w:rPr>
      </w:pPr>
      <w:ins w:id="205" w:author="Marianne" w:date="2021-08-09T18:17:00Z">
        <w:r>
          <w:rPr>
            <w:rFonts w:ascii="Times" w:hAnsi="Times"/>
            <w:lang w:val="en-US"/>
          </w:rPr>
          <w:t xml:space="preserve">The value of </w:t>
        </w:r>
        <w:r>
          <w:rPr>
            <w:rFonts w:ascii="Times" w:hAnsi="Times" w:cs="Times"/>
            <w:lang w:val="en-US"/>
          </w:rPr>
          <w:t>κ</w:t>
        </w:r>
        <w:r>
          <w:rPr>
            <w:rFonts w:ascii="Times" w:hAnsi="Times"/>
            <w:lang w:val="en-US"/>
          </w:rPr>
          <w:t xml:space="preserve"> that </w:t>
        </w:r>
      </w:ins>
      <w:ins w:id="206" w:author="Marianne" w:date="2021-08-09T18:18:00Z">
        <w:r>
          <w:rPr>
            <w:rFonts w:ascii="Times" w:hAnsi="Times"/>
            <w:lang w:val="en-US"/>
          </w:rPr>
          <w:t xml:space="preserve">significantly </w:t>
        </w:r>
      </w:ins>
      <w:ins w:id="207" w:author="Marianne" w:date="2021-08-09T18:17:00Z">
        <w:r>
          <w:rPr>
            <w:rFonts w:ascii="Times" w:hAnsi="Times"/>
            <w:lang w:val="en-US"/>
          </w:rPr>
          <w:t xml:space="preserve">best fitted our data was </w:t>
        </w:r>
      </w:ins>
      <w:ins w:id="208" w:author="Marianne" w:date="2021-08-09T18:18:00Z">
        <w:r>
          <w:rPr>
            <w:rFonts w:ascii="Times" w:hAnsi="Times"/>
            <w:lang w:val="en-US"/>
          </w:rPr>
          <w:t>0.214266</w:t>
        </w:r>
      </w:ins>
      <w:ins w:id="209" w:author="Marianne" w:date="2021-08-09T22:43:00Z">
        <w:r w:rsidR="00A27595">
          <w:rPr>
            <w:rFonts w:ascii="Times" w:hAnsi="Times"/>
            <w:lang w:val="en-US"/>
          </w:rPr>
          <w:t xml:space="preserve"> (</w:t>
        </w:r>
        <w:proofErr w:type="spellStart"/>
        <w:r w:rsidR="00A27595">
          <w:rPr>
            <w:rFonts w:ascii="Times" w:hAnsi="Times" w:cs="Times"/>
            <w:lang w:val="en-US"/>
          </w:rPr>
          <w:t>Δ</w:t>
        </w:r>
        <w:r w:rsidR="00A27595">
          <w:rPr>
            <w:rFonts w:ascii="Times" w:hAnsi="Times"/>
            <w:lang w:val="en-US"/>
          </w:rPr>
          <w:t>AICc</w:t>
        </w:r>
        <w:proofErr w:type="spellEnd"/>
        <w:r w:rsidR="00A27595">
          <w:rPr>
            <w:rFonts w:ascii="Times" w:hAnsi="Times"/>
            <w:lang w:val="en-US"/>
          </w:rPr>
          <w:t xml:space="preserve"> with </w:t>
        </w:r>
        <w:r w:rsidR="00A27595">
          <w:rPr>
            <w:rFonts w:ascii="Times" w:hAnsi="Times" w:cs="Times"/>
            <w:lang w:val="en-US"/>
          </w:rPr>
          <w:t>κ</w:t>
        </w:r>
        <w:r w:rsidR="00A27595">
          <w:rPr>
            <w:rFonts w:ascii="Times" w:hAnsi="Times"/>
            <w:lang w:val="en-US"/>
          </w:rPr>
          <w:t xml:space="preserve">=0: </w:t>
        </w:r>
      </w:ins>
      <w:proofErr w:type="gramStart"/>
      <w:ins w:id="210" w:author="Marianne" w:date="2021-08-09T22:45:00Z">
        <w:r w:rsidR="00A27595">
          <w:rPr>
            <w:rFonts w:ascii="Times" w:hAnsi="Times"/>
            <w:lang w:val="en-US"/>
          </w:rPr>
          <w:t>2.644</w:t>
        </w:r>
      </w:ins>
      <w:ins w:id="211" w:author="Marianne" w:date="2021-08-09T22:43:00Z">
        <w:r w:rsidR="00A27595">
          <w:rPr>
            <w:rFonts w:ascii="Times" w:hAnsi="Times"/>
            <w:lang w:val="en-US"/>
          </w:rPr>
          <w:t xml:space="preserve"> </w:t>
        </w:r>
      </w:ins>
      <w:ins w:id="212" w:author="Marianne" w:date="2021-08-09T18:18:00Z">
        <w:r>
          <w:rPr>
            <w:rFonts w:ascii="Times" w:hAnsi="Times"/>
            <w:lang w:val="en-US"/>
          </w:rPr>
          <w:t>,</w:t>
        </w:r>
      </w:ins>
      <w:proofErr w:type="gramEnd"/>
      <w:ins w:id="213" w:author="Marianne" w:date="2021-08-09T22:44:00Z">
        <w:r w:rsidR="00A27595">
          <w:rPr>
            <w:rFonts w:ascii="Times" w:hAnsi="Times"/>
            <w:lang w:val="en-US"/>
          </w:rPr>
          <w:t xml:space="preserve"> </w:t>
        </w:r>
        <w:proofErr w:type="spellStart"/>
        <w:r w:rsidR="00A27595">
          <w:rPr>
            <w:rFonts w:ascii="Times" w:hAnsi="Times" w:cs="Times"/>
            <w:lang w:val="en-US"/>
          </w:rPr>
          <w:t>Δ</w:t>
        </w:r>
        <w:r w:rsidR="00A27595">
          <w:rPr>
            <w:rFonts w:ascii="Times" w:hAnsi="Times"/>
            <w:lang w:val="en-US"/>
          </w:rPr>
          <w:t>AICc</w:t>
        </w:r>
        <w:proofErr w:type="spellEnd"/>
        <w:r w:rsidR="00A27595">
          <w:rPr>
            <w:rFonts w:ascii="Times" w:hAnsi="Times"/>
            <w:lang w:val="en-US"/>
          </w:rPr>
          <w:t xml:space="preserve"> with </w:t>
        </w:r>
        <w:r w:rsidR="00A27595">
          <w:rPr>
            <w:rFonts w:ascii="Times" w:hAnsi="Times" w:cs="Times"/>
            <w:lang w:val="en-US"/>
          </w:rPr>
          <w:t>κ</w:t>
        </w:r>
        <w:r w:rsidR="00A27595">
          <w:rPr>
            <w:rFonts w:ascii="Times" w:hAnsi="Times"/>
            <w:lang w:val="en-US"/>
          </w:rPr>
          <w:t xml:space="preserve">=1: </w:t>
        </w:r>
      </w:ins>
      <w:ins w:id="214" w:author="Marianne" w:date="2021-08-09T22:46:00Z">
        <w:r w:rsidR="00A27595">
          <w:rPr>
            <w:rFonts w:ascii="Times" w:hAnsi="Times"/>
            <w:lang w:val="en-US"/>
          </w:rPr>
          <w:t>49.463</w:t>
        </w:r>
      </w:ins>
      <w:ins w:id="215" w:author="Marianne" w:date="2021-08-09T22:44:00Z">
        <w:r w:rsidR="00A27595">
          <w:rPr>
            <w:rFonts w:ascii="Times" w:hAnsi="Times"/>
            <w:lang w:val="en-US"/>
          </w:rPr>
          <w:t>),</w:t>
        </w:r>
      </w:ins>
      <w:ins w:id="216" w:author="Marianne" w:date="2021-08-09T18:18:00Z">
        <w:r>
          <w:rPr>
            <w:rFonts w:ascii="Times" w:hAnsi="Times"/>
            <w:lang w:val="en-US"/>
          </w:rPr>
          <w:t xml:space="preserve"> indicating a nearly </w:t>
        </w:r>
      </w:ins>
      <w:ins w:id="217" w:author="Marianne" w:date="2021-08-09T18:19:00Z">
        <w:r>
          <w:rPr>
            <w:rFonts w:ascii="Times" w:hAnsi="Times"/>
            <w:lang w:val="en-US"/>
          </w:rPr>
          <w:t xml:space="preserve">punctuational mode of evolution. </w:t>
        </w:r>
      </w:ins>
    </w:p>
    <w:p w14:paraId="5776007F" w14:textId="77777777" w:rsidR="00215EB9" w:rsidRPr="00DC7042" w:rsidRDefault="00215EB9" w:rsidP="000C79A8">
      <w:pPr>
        <w:spacing w:line="360" w:lineRule="auto"/>
        <w:rPr>
          <w:ins w:id="218" w:author="Marianne" w:date="2021-08-09T18:17:00Z"/>
          <w:rFonts w:ascii="Times" w:hAnsi="Times"/>
          <w:lang w:val="en-US"/>
        </w:rPr>
      </w:pPr>
    </w:p>
    <w:p w14:paraId="7DC90FDC" w14:textId="2FD63577" w:rsidR="000C79A8" w:rsidRPr="00DC7042" w:rsidRDefault="000C79A8" w:rsidP="00540619">
      <w:pPr>
        <w:spacing w:line="360" w:lineRule="auto"/>
        <w:ind w:firstLine="720"/>
        <w:rPr>
          <w:rFonts w:ascii="Times" w:hAnsi="Times"/>
          <w:lang w:val="en-US"/>
        </w:rPr>
      </w:pPr>
      <w:r w:rsidRPr="00DC7042">
        <w:rPr>
          <w:rFonts w:ascii="Times" w:hAnsi="Times"/>
          <w:lang w:val="en-US"/>
        </w:rPr>
        <w:t xml:space="preserve">According to </w:t>
      </w:r>
      <w:proofErr w:type="spellStart"/>
      <w:r w:rsidRPr="00DC7042">
        <w:rPr>
          <w:rFonts w:ascii="Times" w:hAnsi="Times"/>
          <w:lang w:val="en-US"/>
        </w:rPr>
        <w:t>BayesTraits</w:t>
      </w:r>
      <w:proofErr w:type="spellEnd"/>
      <w:r w:rsidRPr="00DC7042">
        <w:rPr>
          <w:rFonts w:ascii="Times" w:hAnsi="Times"/>
          <w:lang w:val="en-US"/>
        </w:rPr>
        <w:t xml:space="preserve"> </w:t>
      </w:r>
      <w:commentRangeStart w:id="219"/>
      <w:r w:rsidRPr="00DC7042">
        <w:rPr>
          <w:rFonts w:ascii="Times" w:hAnsi="Times"/>
          <w:lang w:val="en-US"/>
        </w:rPr>
        <w:t xml:space="preserve">ancestral state estimation </w:t>
      </w:r>
      <w:commentRangeEnd w:id="219"/>
      <w:r w:rsidR="00287055">
        <w:rPr>
          <w:rStyle w:val="CommentReference"/>
        </w:rPr>
        <w:commentReference w:id="219"/>
      </w:r>
      <w:r w:rsidRPr="00DC7042">
        <w:rPr>
          <w:rFonts w:ascii="Times" w:hAnsi="Times"/>
          <w:lang w:val="en-US"/>
        </w:rPr>
        <w:t xml:space="preserve">at the root of </w:t>
      </w:r>
      <w:proofErr w:type="spellStart"/>
      <w:r w:rsidRPr="00DC7042">
        <w:rPr>
          <w:rFonts w:ascii="Times" w:hAnsi="Times"/>
          <w:lang w:val="en-US"/>
        </w:rPr>
        <w:t>Ithomiini</w:t>
      </w:r>
      <w:proofErr w:type="spellEnd"/>
      <w:r w:rsidRPr="00DC7042">
        <w:rPr>
          <w:rFonts w:ascii="Times" w:hAnsi="Times"/>
          <w:lang w:val="en-US"/>
        </w:rPr>
        <w:t xml:space="preserve">, the color pattern </w:t>
      </w:r>
      <w:commentRangeStart w:id="220"/>
      <w:del w:id="221" w:author="Marianne" w:date="2021-08-09T18:15:00Z">
        <w:r w:rsidRPr="00DC7042" w:rsidDel="00287055">
          <w:rPr>
            <w:rFonts w:ascii="Times" w:hAnsi="Times"/>
            <w:lang w:val="en-US"/>
          </w:rPr>
          <w:delText xml:space="preserve">hermias </w:delText>
        </w:r>
      </w:del>
      <w:ins w:id="222" w:author="Marianne" w:date="2021-08-09T18:15:00Z">
        <w:r w:rsidR="00287055">
          <w:rPr>
            <w:rFonts w:ascii="Times" w:hAnsi="Times"/>
            <w:lang w:val="en-US"/>
          </w:rPr>
          <w:t>HERMIAS</w:t>
        </w:r>
        <w:r w:rsidR="00287055" w:rsidRPr="00DC7042">
          <w:rPr>
            <w:rFonts w:ascii="Times" w:hAnsi="Times"/>
            <w:lang w:val="en-US"/>
          </w:rPr>
          <w:t xml:space="preserve"> </w:t>
        </w:r>
      </w:ins>
      <w:del w:id="223" w:author="Marianne" w:date="2021-08-09T18:15:00Z">
        <w:r w:rsidRPr="00DC7042" w:rsidDel="00287055">
          <w:rPr>
            <w:rFonts w:ascii="Times" w:hAnsi="Times"/>
            <w:lang w:val="en-US"/>
          </w:rPr>
          <w:delText>was the most</w:delText>
        </w:r>
      </w:del>
      <w:ins w:id="224" w:author="Marianne" w:date="2021-08-09T18:15:00Z">
        <w:r w:rsidR="00287055">
          <w:rPr>
            <w:rFonts w:ascii="Times" w:hAnsi="Times"/>
            <w:lang w:val="en-US"/>
          </w:rPr>
          <w:t>had the highest</w:t>
        </w:r>
      </w:ins>
      <w:r w:rsidRPr="00DC7042">
        <w:rPr>
          <w:rFonts w:ascii="Times" w:hAnsi="Times"/>
          <w:lang w:val="en-US"/>
        </w:rPr>
        <w:t xml:space="preserve"> probab</w:t>
      </w:r>
      <w:ins w:id="225" w:author="Marianne" w:date="2021-08-09T18:15:00Z">
        <w:r w:rsidR="00287055">
          <w:rPr>
            <w:rFonts w:ascii="Times" w:hAnsi="Times"/>
            <w:lang w:val="en-US"/>
          </w:rPr>
          <w:t>i</w:t>
        </w:r>
      </w:ins>
      <w:r w:rsidRPr="00DC7042">
        <w:rPr>
          <w:rFonts w:ascii="Times" w:hAnsi="Times"/>
          <w:lang w:val="en-US"/>
        </w:rPr>
        <w:t>l</w:t>
      </w:r>
      <w:ins w:id="226" w:author="Marianne" w:date="2021-08-09T18:15:00Z">
        <w:r w:rsidR="00287055">
          <w:rPr>
            <w:rFonts w:ascii="Times" w:hAnsi="Times"/>
            <w:lang w:val="en-US"/>
          </w:rPr>
          <w:t>ity</w:t>
        </w:r>
      </w:ins>
      <w:del w:id="227" w:author="Marianne" w:date="2021-08-09T18:15:00Z">
        <w:r w:rsidRPr="00DC7042" w:rsidDel="00287055">
          <w:rPr>
            <w:rFonts w:ascii="Times" w:hAnsi="Times"/>
            <w:lang w:val="en-US"/>
          </w:rPr>
          <w:delText>e</w:delText>
        </w:r>
      </w:del>
      <w:r w:rsidRPr="00DC7042">
        <w:rPr>
          <w:rFonts w:ascii="Times" w:hAnsi="Times"/>
          <w:lang w:val="en-US"/>
        </w:rPr>
        <w:t xml:space="preserve"> (</w:t>
      </w:r>
      <w:commentRangeStart w:id="228"/>
      <w:proofErr w:type="spellStart"/>
      <w:r w:rsidRPr="00DC7042">
        <w:rPr>
          <w:rFonts w:ascii="Times" w:hAnsi="Times"/>
          <w:lang w:val="en-US"/>
        </w:rPr>
        <w:t>rel.prob</w:t>
      </w:r>
      <w:commentRangeEnd w:id="228"/>
      <w:proofErr w:type="spellEnd"/>
      <w:r w:rsidR="00287055">
        <w:rPr>
          <w:rStyle w:val="CommentReference"/>
        </w:rPr>
        <w:commentReference w:id="228"/>
      </w:r>
      <w:r w:rsidRPr="00DC7042">
        <w:rPr>
          <w:rFonts w:ascii="Times" w:hAnsi="Times"/>
          <w:lang w:val="en-US"/>
        </w:rPr>
        <w:t xml:space="preserve">=0.49), followed by </w:t>
      </w:r>
      <w:del w:id="229" w:author="Marianne" w:date="2021-08-09T18:15:00Z">
        <w:r w:rsidRPr="00DC7042" w:rsidDel="00215EB9">
          <w:rPr>
            <w:rFonts w:ascii="Times" w:hAnsi="Times"/>
            <w:lang w:val="en-US"/>
          </w:rPr>
          <w:delText xml:space="preserve">confusa </w:delText>
        </w:r>
      </w:del>
      <w:ins w:id="230" w:author="Marianne" w:date="2021-08-09T18:15:00Z">
        <w:r w:rsidR="00215EB9">
          <w:rPr>
            <w:rFonts w:ascii="Times" w:hAnsi="Times"/>
            <w:lang w:val="en-US"/>
          </w:rPr>
          <w:t>CONFUSA</w:t>
        </w:r>
        <w:r w:rsidR="00215EB9" w:rsidRPr="00DC7042">
          <w:rPr>
            <w:rFonts w:ascii="Times" w:hAnsi="Times"/>
            <w:lang w:val="en-US"/>
          </w:rPr>
          <w:t xml:space="preserve"> </w:t>
        </w:r>
      </w:ins>
      <w:commentRangeEnd w:id="220"/>
      <w:ins w:id="231" w:author="Marianne" w:date="2021-08-09T23:43:00Z">
        <w:r w:rsidR="005B41AD">
          <w:rPr>
            <w:rStyle w:val="CommentReference"/>
          </w:rPr>
          <w:commentReference w:id="220"/>
        </w:r>
      </w:ins>
      <w:r w:rsidRPr="00DC7042">
        <w:rPr>
          <w:rFonts w:ascii="Times" w:hAnsi="Times"/>
          <w:lang w:val="en-US"/>
        </w:rPr>
        <w:t>(</w:t>
      </w:r>
      <w:proofErr w:type="spellStart"/>
      <w:r w:rsidRPr="00DC7042">
        <w:rPr>
          <w:rFonts w:ascii="Times" w:hAnsi="Times"/>
          <w:lang w:val="en-US"/>
        </w:rPr>
        <w:t>rel.prob</w:t>
      </w:r>
      <w:proofErr w:type="spellEnd"/>
      <w:r w:rsidRPr="00DC7042">
        <w:rPr>
          <w:rFonts w:ascii="Times" w:hAnsi="Times"/>
          <w:lang w:val="en-US"/>
        </w:rPr>
        <w:t xml:space="preserve">=0.34). New patterns emerged rapidly at the beginning of </w:t>
      </w:r>
      <w:proofErr w:type="spellStart"/>
      <w:r w:rsidRPr="00DC7042">
        <w:rPr>
          <w:rFonts w:ascii="Times" w:hAnsi="Times"/>
          <w:lang w:val="en-US"/>
        </w:rPr>
        <w:t>Ithomiini</w:t>
      </w:r>
      <w:proofErr w:type="spellEnd"/>
      <w:r w:rsidRPr="00DC7042">
        <w:rPr>
          <w:rFonts w:ascii="Times" w:hAnsi="Times"/>
          <w:lang w:val="en-US"/>
        </w:rPr>
        <w:t xml:space="preserve"> diversification</w:t>
      </w:r>
      <w:ins w:id="232" w:author="Marianne" w:date="2021-08-09T23:23:00Z">
        <w:r w:rsidR="00582AAE">
          <w:rPr>
            <w:rFonts w:ascii="Times" w:hAnsi="Times"/>
            <w:lang w:val="en-US"/>
          </w:rPr>
          <w:t xml:space="preserve">, </w:t>
        </w:r>
        <w:r w:rsidR="00582AAE">
          <w:rPr>
            <w:rFonts w:ascii="Times" w:hAnsi="Times"/>
            <w:lang w:val="en-US"/>
          </w:rPr>
          <w:lastRenderedPageBreak/>
          <w:t>then</w:t>
        </w:r>
      </w:ins>
      <w:r w:rsidRPr="00DC7042">
        <w:rPr>
          <w:rFonts w:ascii="Times" w:hAnsi="Times"/>
          <w:lang w:val="en-US"/>
        </w:rPr>
        <w:t xml:space="preserve"> the rate of appearance rapidly slowed down. </w:t>
      </w:r>
      <w:del w:id="233" w:author="Marianne" w:date="2021-08-09T23:24:00Z">
        <w:r w:rsidRPr="00DC7042" w:rsidDel="00582AAE">
          <w:rPr>
            <w:rFonts w:ascii="Times" w:hAnsi="Times"/>
            <w:lang w:val="en-US"/>
          </w:rPr>
          <w:delText xml:space="preserve">Only </w:delText>
        </w:r>
      </w:del>
      <w:proofErr w:type="gramStart"/>
      <w:ins w:id="234" w:author="Marianne" w:date="2021-08-09T23:24:00Z">
        <w:r w:rsidR="00582AAE">
          <w:rPr>
            <w:rFonts w:ascii="Times" w:hAnsi="Times"/>
            <w:lang w:val="en-US"/>
          </w:rPr>
          <w:t>However</w:t>
        </w:r>
      </w:ins>
      <w:proofErr w:type="gramEnd"/>
      <w:del w:id="235" w:author="Marianne" w:date="2021-08-09T23:24:00Z">
        <w:r w:rsidRPr="00DC7042" w:rsidDel="00582AAE">
          <w:rPr>
            <w:rFonts w:ascii="Times" w:hAnsi="Times"/>
            <w:lang w:val="en-US"/>
          </w:rPr>
          <w:delText>around 5 My ago</w:delText>
        </w:r>
      </w:del>
      <w:r w:rsidRPr="00DC7042">
        <w:rPr>
          <w:rFonts w:ascii="Times" w:hAnsi="Times"/>
          <w:lang w:val="en-US"/>
        </w:rPr>
        <w:t xml:space="preserve">, we </w:t>
      </w:r>
      <w:del w:id="236" w:author="Marianne" w:date="2021-08-09T23:24:00Z">
        <w:r w:rsidRPr="00DC7042" w:rsidDel="00582AAE">
          <w:rPr>
            <w:rFonts w:ascii="Times" w:hAnsi="Times"/>
            <w:lang w:val="en-US"/>
          </w:rPr>
          <w:delText>can identify</w:delText>
        </w:r>
      </w:del>
      <w:ins w:id="237" w:author="Marianne" w:date="2021-08-09T23:24:00Z">
        <w:r w:rsidR="00582AAE">
          <w:rPr>
            <w:rFonts w:ascii="Times" w:hAnsi="Times"/>
            <w:lang w:val="en-US"/>
          </w:rPr>
          <w:t>inferred</w:t>
        </w:r>
      </w:ins>
      <w:r w:rsidRPr="00DC7042">
        <w:rPr>
          <w:rFonts w:ascii="Times" w:hAnsi="Times"/>
          <w:lang w:val="en-US"/>
        </w:rPr>
        <w:t xml:space="preserve"> a</w:t>
      </w:r>
      <w:ins w:id="238" w:author="Marianne" w:date="2021-08-09T23:24:00Z">
        <w:r w:rsidR="00582AAE">
          <w:rPr>
            <w:rFonts w:ascii="Times" w:hAnsi="Times"/>
            <w:lang w:val="en-US"/>
          </w:rPr>
          <w:t>n</w:t>
        </w:r>
      </w:ins>
      <w:r w:rsidRPr="00DC7042">
        <w:rPr>
          <w:rFonts w:ascii="Times" w:hAnsi="Times"/>
          <w:lang w:val="en-US"/>
        </w:rPr>
        <w:t xml:space="preserve"> increase in the rate of appearance of new color patterns</w:t>
      </w:r>
      <w:ins w:id="239" w:author="Marianne" w:date="2021-08-09T23:24:00Z">
        <w:r w:rsidR="00582AAE" w:rsidRPr="00DC7042">
          <w:rPr>
            <w:rFonts w:ascii="Times" w:hAnsi="Times"/>
            <w:lang w:val="en-US"/>
          </w:rPr>
          <w:t xml:space="preserve"> around 5 My ago</w:t>
        </w:r>
      </w:ins>
      <w:r w:rsidRPr="00DC7042">
        <w:rPr>
          <w:rFonts w:ascii="Times" w:hAnsi="Times"/>
          <w:lang w:val="en-US"/>
        </w:rPr>
        <w:t xml:space="preserve">, with actual doubling of </w:t>
      </w:r>
      <w:del w:id="240" w:author="Marianne" w:date="2021-08-09T23:24:00Z">
        <w:r w:rsidRPr="00DC7042" w:rsidDel="00582AAE">
          <w:rPr>
            <w:rFonts w:ascii="Times" w:hAnsi="Times"/>
            <w:lang w:val="en-US"/>
          </w:rPr>
          <w:delText xml:space="preserve">the </w:delText>
        </w:r>
      </w:del>
      <w:r w:rsidRPr="00DC7042">
        <w:rPr>
          <w:rFonts w:ascii="Times" w:hAnsi="Times"/>
          <w:lang w:val="en-US"/>
        </w:rPr>
        <w:t xml:space="preserve">color pattern diversity within the last 5 My. The number of color pattern shifts also </w:t>
      </w:r>
      <w:del w:id="241" w:author="Marianne" w:date="2021-08-09T23:25:00Z">
        <w:r w:rsidRPr="00DC7042" w:rsidDel="00582AAE">
          <w:rPr>
            <w:rFonts w:ascii="Times" w:hAnsi="Times"/>
            <w:lang w:val="en-US"/>
          </w:rPr>
          <w:delText xml:space="preserve">seems </w:delText>
        </w:r>
      </w:del>
      <w:ins w:id="242" w:author="Marianne" w:date="2021-08-09T23:25:00Z">
        <w:r w:rsidR="00582AAE">
          <w:rPr>
            <w:rFonts w:ascii="Times" w:hAnsi="Times"/>
            <w:lang w:val="en-US"/>
          </w:rPr>
          <w:t>appear</w:t>
        </w:r>
        <w:r w:rsidR="00582AAE" w:rsidRPr="00DC7042">
          <w:rPr>
            <w:rFonts w:ascii="Times" w:hAnsi="Times"/>
            <w:lang w:val="en-US"/>
          </w:rPr>
          <w:t xml:space="preserve">s </w:t>
        </w:r>
      </w:ins>
      <w:r w:rsidRPr="00DC7042">
        <w:rPr>
          <w:rFonts w:ascii="Times" w:hAnsi="Times"/>
          <w:lang w:val="en-US"/>
        </w:rPr>
        <w:t xml:space="preserve">to peak during the </w:t>
      </w:r>
      <w:del w:id="243" w:author="Marianne" w:date="2021-08-09T23:25:00Z">
        <w:r w:rsidRPr="00DC7042" w:rsidDel="00582AAE">
          <w:rPr>
            <w:rFonts w:ascii="Times" w:hAnsi="Times"/>
            <w:lang w:val="en-US"/>
          </w:rPr>
          <w:delText xml:space="preserve">t </w:delText>
        </w:r>
      </w:del>
      <w:r w:rsidRPr="00DC7042">
        <w:rPr>
          <w:rFonts w:ascii="Times" w:hAnsi="Times"/>
          <w:lang w:val="en-US"/>
        </w:rPr>
        <w:t>last 5 My, but when accounting for the sum of lineages through time we found that the rate of shifts was overall relatively stable over time, with a tendency to decrease towards the present.</w:t>
      </w:r>
    </w:p>
    <w:p w14:paraId="2572558C" w14:textId="77777777" w:rsidR="000C79A8" w:rsidRDefault="000C79A8" w:rsidP="000C79A8">
      <w:pPr>
        <w:spacing w:line="360" w:lineRule="auto"/>
        <w:rPr>
          <w:ins w:id="244" w:author="Marianne" w:date="2021-08-09T23:27:00Z"/>
          <w:rFonts w:ascii="Times" w:hAnsi="Times"/>
          <w:lang w:val="en-US"/>
        </w:rPr>
      </w:pPr>
    </w:p>
    <w:p w14:paraId="5A9B322A" w14:textId="4E8F2085" w:rsidR="00582AAE" w:rsidRPr="00582AAE" w:rsidRDefault="00582AAE" w:rsidP="000C79A8">
      <w:pPr>
        <w:spacing w:line="360" w:lineRule="auto"/>
        <w:rPr>
          <w:rFonts w:ascii="Times" w:hAnsi="Times"/>
          <w:i/>
          <w:lang w:val="en-US"/>
          <w:rPrChange w:id="245" w:author="Marianne" w:date="2021-08-09T23:27:00Z">
            <w:rPr>
              <w:rFonts w:ascii="Times" w:hAnsi="Times"/>
              <w:lang w:val="en-US"/>
            </w:rPr>
          </w:rPrChange>
        </w:rPr>
      </w:pPr>
      <w:commentRangeStart w:id="246"/>
      <w:ins w:id="247" w:author="Marianne" w:date="2021-08-09T23:27:00Z">
        <w:r>
          <w:rPr>
            <w:rFonts w:ascii="Times" w:hAnsi="Times"/>
            <w:i/>
            <w:lang w:val="en-US"/>
          </w:rPr>
          <w:t>Phylogenetic signal of color patterns</w:t>
        </w:r>
        <w:commentRangeEnd w:id="246"/>
        <w:r>
          <w:rPr>
            <w:rStyle w:val="CommentReference"/>
          </w:rPr>
          <w:commentReference w:id="246"/>
        </w:r>
      </w:ins>
    </w:p>
    <w:p w14:paraId="2E48A19E" w14:textId="5DCD4042" w:rsidR="000C79A8" w:rsidRPr="00DC7042" w:rsidRDefault="00582AAE" w:rsidP="000C79A8">
      <w:pPr>
        <w:spacing w:line="360" w:lineRule="auto"/>
        <w:rPr>
          <w:rFonts w:ascii="Times" w:hAnsi="Times"/>
          <w:lang w:val="en-US"/>
        </w:rPr>
      </w:pPr>
      <w:ins w:id="248" w:author="Marianne" w:date="2021-08-09T23:29:00Z">
        <w:r>
          <w:rPr>
            <w:rFonts w:ascii="Times" w:hAnsi="Times"/>
            <w:lang w:val="en-US"/>
          </w:rPr>
          <w:t xml:space="preserve">The </w:t>
        </w:r>
      </w:ins>
      <w:del w:id="249" w:author="Marianne" w:date="2021-08-09T23:29:00Z">
        <w:r w:rsidR="000C79A8" w:rsidRPr="00DC7042" w:rsidDel="00582AAE">
          <w:rPr>
            <w:rFonts w:ascii="Times" w:hAnsi="Times"/>
            <w:lang w:val="en-US"/>
          </w:rPr>
          <w:delText xml:space="preserve">Calculating </w:delText>
        </w:r>
      </w:del>
      <w:r w:rsidR="00126671" w:rsidRPr="00DC7042">
        <w:rPr>
          <w:rFonts w:ascii="Times" w:hAnsi="Times"/>
          <w:lang w:val="en-US"/>
        </w:rPr>
        <w:t>MPD</w:t>
      </w:r>
      <w:r w:rsidR="000C79A8" w:rsidRPr="00DC7042">
        <w:rPr>
          <w:rFonts w:ascii="Times" w:hAnsi="Times"/>
          <w:lang w:val="en-US"/>
        </w:rPr>
        <w:t xml:space="preserve"> </w:t>
      </w:r>
      <w:ins w:id="250" w:author="Marianne" w:date="2021-08-09T23:30:00Z">
        <w:r>
          <w:rPr>
            <w:rFonts w:ascii="Times" w:hAnsi="Times"/>
            <w:lang w:val="en-US"/>
          </w:rPr>
          <w:t xml:space="preserve">calculation and test </w:t>
        </w:r>
      </w:ins>
      <w:del w:id="251" w:author="Marianne" w:date="2021-08-09T23:29:00Z">
        <w:r w:rsidR="000C79A8" w:rsidRPr="00DC7042" w:rsidDel="00582AAE">
          <w:rPr>
            <w:rFonts w:ascii="Times" w:hAnsi="Times"/>
            <w:lang w:val="en-US"/>
          </w:rPr>
          <w:delText>for each color pattern and comparing to MPD distribution after permutation, we found</w:delText>
        </w:r>
      </w:del>
      <w:ins w:id="252" w:author="Marianne" w:date="2021-08-09T23:29:00Z">
        <w:r>
          <w:rPr>
            <w:rFonts w:ascii="Times" w:hAnsi="Times"/>
            <w:lang w:val="en-US"/>
          </w:rPr>
          <w:t>showed</w:t>
        </w:r>
      </w:ins>
      <w:ins w:id="253" w:author="Marianne" w:date="2021-08-09T23:30:00Z">
        <w:r>
          <w:rPr>
            <w:rFonts w:ascii="Times" w:hAnsi="Times"/>
            <w:lang w:val="en-US"/>
          </w:rPr>
          <w:t xml:space="preserve"> significant phylogenetic signal for</w:t>
        </w:r>
      </w:ins>
      <w:r w:rsidR="000C79A8" w:rsidRPr="00DC7042">
        <w:rPr>
          <w:rFonts w:ascii="Times" w:hAnsi="Times"/>
          <w:lang w:val="en-US"/>
        </w:rPr>
        <w:t xml:space="preserve"> 2</w:t>
      </w:r>
      <w:r w:rsidR="00A53C9C" w:rsidRPr="00DC7042">
        <w:rPr>
          <w:rFonts w:ascii="Times" w:hAnsi="Times"/>
          <w:lang w:val="en-US"/>
        </w:rPr>
        <w:t>0</w:t>
      </w:r>
      <w:r w:rsidR="000C79A8" w:rsidRPr="00DC7042">
        <w:rPr>
          <w:rFonts w:ascii="Times" w:hAnsi="Times"/>
          <w:lang w:val="en-US"/>
        </w:rPr>
        <w:t xml:space="preserve"> color patterns</w:t>
      </w:r>
      <w:ins w:id="254" w:author="Marianne" w:date="2021-08-09T23:32:00Z">
        <w:r>
          <w:rPr>
            <w:rFonts w:ascii="Times" w:hAnsi="Times"/>
            <w:lang w:val="en-US"/>
          </w:rPr>
          <w:t xml:space="preserve"> (Figure </w:t>
        </w:r>
        <w:commentRangeStart w:id="255"/>
        <w:r>
          <w:rPr>
            <w:rFonts w:ascii="Times" w:hAnsi="Times"/>
            <w:lang w:val="en-US"/>
          </w:rPr>
          <w:t>3</w:t>
        </w:r>
        <w:commentRangeEnd w:id="255"/>
        <w:r>
          <w:rPr>
            <w:rStyle w:val="CommentReference"/>
          </w:rPr>
          <w:commentReference w:id="255"/>
        </w:r>
        <w:r>
          <w:rPr>
            <w:rFonts w:ascii="Times" w:hAnsi="Times"/>
            <w:lang w:val="en-US"/>
          </w:rPr>
          <w:t>)</w:t>
        </w:r>
      </w:ins>
      <w:ins w:id="256" w:author="Marianne" w:date="2021-08-09T23:31:00Z">
        <w:r>
          <w:rPr>
            <w:rFonts w:ascii="Times" w:hAnsi="Times"/>
            <w:lang w:val="en-US"/>
          </w:rPr>
          <w:t xml:space="preserve">. By contrast, </w:t>
        </w:r>
      </w:ins>
      <w:del w:id="257" w:author="Marianne" w:date="2021-08-09T23:31:00Z">
        <w:r w:rsidR="000C79A8" w:rsidRPr="00DC7042" w:rsidDel="00582AAE">
          <w:rPr>
            <w:rFonts w:ascii="Times" w:hAnsi="Times"/>
            <w:lang w:val="en-US"/>
          </w:rPr>
          <w:delText xml:space="preserve"> significantly phylogenetically conserved</w:delText>
        </w:r>
      </w:del>
      <w:del w:id="258" w:author="Marianne" w:date="2021-08-09T23:30:00Z">
        <w:r w:rsidR="000C79A8" w:rsidRPr="00DC7042" w:rsidDel="00582AAE">
          <w:rPr>
            <w:rFonts w:ascii="Times" w:hAnsi="Times"/>
            <w:lang w:val="en-US"/>
          </w:rPr>
          <w:delText>,</w:delText>
        </w:r>
      </w:del>
      <w:del w:id="259" w:author="Marianne" w:date="2021-08-09T23:31:00Z">
        <w:r w:rsidR="000C79A8" w:rsidRPr="00DC7042" w:rsidDel="00582AAE">
          <w:rPr>
            <w:rFonts w:ascii="Times" w:hAnsi="Times"/>
            <w:lang w:val="en-US"/>
          </w:rPr>
          <w:delText xml:space="preserve"> </w:delText>
        </w:r>
      </w:del>
      <w:r w:rsidR="000C79A8" w:rsidRPr="00DC7042">
        <w:rPr>
          <w:rFonts w:ascii="Times" w:hAnsi="Times"/>
          <w:lang w:val="en-US"/>
        </w:rPr>
        <w:t xml:space="preserve">only </w:t>
      </w:r>
      <w:proofErr w:type="gramStart"/>
      <w:r w:rsidR="00537545" w:rsidRPr="00DC7042">
        <w:rPr>
          <w:rFonts w:ascii="Times" w:hAnsi="Times"/>
          <w:lang w:val="en-US"/>
        </w:rPr>
        <w:t>four</w:t>
      </w:r>
      <w:r w:rsidR="000C79A8" w:rsidRPr="00DC7042">
        <w:rPr>
          <w:rFonts w:ascii="Times" w:hAnsi="Times"/>
          <w:lang w:val="en-US"/>
        </w:rPr>
        <w:t xml:space="preserve"> color</w:t>
      </w:r>
      <w:proofErr w:type="gramEnd"/>
      <w:r w:rsidR="000C79A8" w:rsidRPr="00DC7042">
        <w:rPr>
          <w:rFonts w:ascii="Times" w:hAnsi="Times"/>
          <w:lang w:val="en-US"/>
        </w:rPr>
        <w:t xml:space="preserve"> pattern </w:t>
      </w:r>
      <w:del w:id="260" w:author="Marianne" w:date="2021-08-09T23:31:00Z">
        <w:r w:rsidR="000C79A8" w:rsidRPr="00DC7042" w:rsidDel="00582AAE">
          <w:rPr>
            <w:rFonts w:ascii="Times" w:hAnsi="Times"/>
            <w:lang w:val="en-US"/>
          </w:rPr>
          <w:delText xml:space="preserve">with significantly high MPD, hence </w:delText>
        </w:r>
      </w:del>
      <w:ins w:id="261" w:author="Marianne" w:date="2021-08-09T23:31:00Z">
        <w:r>
          <w:rPr>
            <w:rFonts w:ascii="Times" w:hAnsi="Times"/>
            <w:lang w:val="en-US"/>
          </w:rPr>
          <w:t xml:space="preserve">showed </w:t>
        </w:r>
      </w:ins>
      <w:r w:rsidR="000C79A8" w:rsidRPr="00DC7042">
        <w:rPr>
          <w:rFonts w:ascii="Times" w:hAnsi="Times"/>
          <w:lang w:val="en-US"/>
        </w:rPr>
        <w:t>high level</w:t>
      </w:r>
      <w:ins w:id="262" w:author="Marianne" w:date="2021-08-09T23:31:00Z">
        <w:r>
          <w:rPr>
            <w:rFonts w:ascii="Times" w:hAnsi="Times"/>
            <w:lang w:val="en-US"/>
          </w:rPr>
          <w:t>s</w:t>
        </w:r>
      </w:ins>
      <w:r w:rsidR="000C79A8" w:rsidRPr="00DC7042">
        <w:rPr>
          <w:rFonts w:ascii="Times" w:hAnsi="Times"/>
          <w:lang w:val="en-US"/>
        </w:rPr>
        <w:t xml:space="preserve"> of convergence (</w:t>
      </w:r>
      <w:commentRangeStart w:id="263"/>
      <w:proofErr w:type="spellStart"/>
      <w:r w:rsidR="000C79A8" w:rsidRPr="00DC7042">
        <w:rPr>
          <w:rFonts w:ascii="Times" w:hAnsi="Times"/>
          <w:lang w:val="en-US"/>
        </w:rPr>
        <w:t>excelsa</w:t>
      </w:r>
      <w:proofErr w:type="spellEnd"/>
      <w:r w:rsidR="000C79A8" w:rsidRPr="00DC7042">
        <w:rPr>
          <w:rFonts w:ascii="Times" w:hAnsi="Times"/>
          <w:lang w:val="en-US"/>
        </w:rPr>
        <w:t xml:space="preserve">, </w:t>
      </w:r>
      <w:proofErr w:type="spellStart"/>
      <w:r w:rsidR="000C79A8" w:rsidRPr="00DC7042">
        <w:rPr>
          <w:rFonts w:ascii="Times" w:hAnsi="Times"/>
          <w:lang w:val="en-US"/>
        </w:rPr>
        <w:t>hermias</w:t>
      </w:r>
      <w:proofErr w:type="spellEnd"/>
      <w:r w:rsidR="000C79A8" w:rsidRPr="00DC7042">
        <w:rPr>
          <w:rFonts w:ascii="Times" w:hAnsi="Times"/>
          <w:lang w:val="en-US"/>
        </w:rPr>
        <w:t xml:space="preserve">, </w:t>
      </w:r>
      <w:proofErr w:type="spellStart"/>
      <w:r w:rsidR="000C79A8" w:rsidRPr="00DC7042">
        <w:rPr>
          <w:rFonts w:ascii="Times" w:hAnsi="Times"/>
          <w:lang w:val="en-US"/>
        </w:rPr>
        <w:t>maelus</w:t>
      </w:r>
      <w:proofErr w:type="spellEnd"/>
      <w:r w:rsidR="000C79A8" w:rsidRPr="00DC7042">
        <w:rPr>
          <w:rFonts w:ascii="Times" w:hAnsi="Times"/>
          <w:lang w:val="en-US"/>
        </w:rPr>
        <w:t xml:space="preserve">, </w:t>
      </w:r>
      <w:proofErr w:type="spellStart"/>
      <w:r w:rsidR="000C79A8" w:rsidRPr="00DC7042">
        <w:rPr>
          <w:rFonts w:ascii="Times" w:hAnsi="Times"/>
          <w:lang w:val="en-US"/>
        </w:rPr>
        <w:t>mamercus</w:t>
      </w:r>
      <w:commentRangeEnd w:id="263"/>
      <w:proofErr w:type="spellEnd"/>
      <w:r>
        <w:rPr>
          <w:rStyle w:val="CommentReference"/>
        </w:rPr>
        <w:commentReference w:id="263"/>
      </w:r>
      <w:r w:rsidR="000C79A8" w:rsidRPr="00DC7042">
        <w:rPr>
          <w:rFonts w:ascii="Times" w:hAnsi="Times"/>
          <w:lang w:val="en-US"/>
        </w:rPr>
        <w:t xml:space="preserve">). The </w:t>
      </w:r>
      <w:r w:rsidR="00D93BF4" w:rsidRPr="00DC7042">
        <w:rPr>
          <w:rFonts w:ascii="Times" w:hAnsi="Times"/>
          <w:lang w:val="en-US"/>
        </w:rPr>
        <w:t>15</w:t>
      </w:r>
      <w:r w:rsidR="000C79A8" w:rsidRPr="00DC7042">
        <w:rPr>
          <w:rFonts w:ascii="Times" w:hAnsi="Times"/>
          <w:lang w:val="en-US"/>
        </w:rPr>
        <w:t xml:space="preserve"> other color patterns fell within the null distributions of MPD.</w:t>
      </w:r>
    </w:p>
    <w:p w14:paraId="336D085C" w14:textId="77777777" w:rsidR="000C79A8" w:rsidRDefault="000C79A8" w:rsidP="000C79A8">
      <w:pPr>
        <w:spacing w:line="360" w:lineRule="auto"/>
        <w:rPr>
          <w:ins w:id="264" w:author="Marianne" w:date="2021-08-09T23:33:00Z"/>
          <w:rFonts w:ascii="Times" w:hAnsi="Times"/>
          <w:lang w:val="en-US"/>
        </w:rPr>
      </w:pPr>
    </w:p>
    <w:p w14:paraId="28A249C1" w14:textId="5793AADA" w:rsidR="00582AAE" w:rsidRPr="00582AAE" w:rsidRDefault="00582AAE" w:rsidP="000C79A8">
      <w:pPr>
        <w:spacing w:line="360" w:lineRule="auto"/>
        <w:rPr>
          <w:rFonts w:ascii="Times" w:hAnsi="Times"/>
          <w:i/>
          <w:lang w:val="en-US"/>
          <w:rPrChange w:id="265" w:author="Marianne" w:date="2021-08-09T23:33:00Z">
            <w:rPr>
              <w:rFonts w:ascii="Times" w:hAnsi="Times"/>
              <w:lang w:val="en-US"/>
            </w:rPr>
          </w:rPrChange>
        </w:rPr>
      </w:pPr>
      <w:ins w:id="266" w:author="Marianne" w:date="2021-08-09T23:33:00Z">
        <w:r>
          <w:rPr>
            <w:rFonts w:ascii="Times" w:hAnsi="Times"/>
            <w:i/>
            <w:lang w:val="en-US"/>
          </w:rPr>
          <w:t>Factors explaining species richness</w:t>
        </w:r>
      </w:ins>
    </w:p>
    <w:p w14:paraId="78E682B7" w14:textId="570E4709" w:rsidR="000C79A8" w:rsidRPr="00DC7042" w:rsidRDefault="00D34F42" w:rsidP="000C79A8">
      <w:pPr>
        <w:spacing w:line="360" w:lineRule="auto"/>
        <w:rPr>
          <w:rFonts w:ascii="Times" w:hAnsi="Times"/>
          <w:lang w:val="en-US"/>
        </w:rPr>
      </w:pPr>
      <w:r w:rsidRPr="00DC7042">
        <w:rPr>
          <w:rFonts w:ascii="Times" w:hAnsi="Times"/>
          <w:lang w:val="en-US"/>
        </w:rPr>
        <w:t>When tested independently w</w:t>
      </w:r>
      <w:r w:rsidR="000C79A8" w:rsidRPr="00DC7042">
        <w:rPr>
          <w:rFonts w:ascii="Times" w:hAnsi="Times"/>
          <w:lang w:val="en-US"/>
        </w:rPr>
        <w:t>e found a strong relationship between the age of color patterns</w:t>
      </w:r>
      <w:r w:rsidR="00625B94" w:rsidRPr="00DC7042">
        <w:rPr>
          <w:rFonts w:ascii="Times" w:hAnsi="Times"/>
          <w:lang w:val="en-US"/>
        </w:rPr>
        <w:t xml:space="preserve"> and </w:t>
      </w:r>
      <w:r w:rsidR="00FA4CCB" w:rsidRPr="00DC7042">
        <w:rPr>
          <w:rFonts w:ascii="Times" w:hAnsi="Times"/>
          <w:lang w:val="en-US"/>
        </w:rPr>
        <w:t xml:space="preserve">species richness, number of shifts into and number of shifts out of. </w:t>
      </w:r>
      <w:r w:rsidR="000C79A8" w:rsidRPr="00DC7042">
        <w:rPr>
          <w:rFonts w:ascii="Times" w:hAnsi="Times"/>
          <w:lang w:val="en-US"/>
        </w:rPr>
        <w:t>Overall, the oldest color patterns were the most species</w:t>
      </w:r>
      <w:ins w:id="267" w:author="Marianne" w:date="2021-08-09T23:33:00Z">
        <w:r w:rsidR="00582AAE">
          <w:rPr>
            <w:rFonts w:ascii="Times" w:hAnsi="Times"/>
            <w:lang w:val="en-US"/>
          </w:rPr>
          <w:t>-</w:t>
        </w:r>
      </w:ins>
      <w:del w:id="268" w:author="Marianne" w:date="2021-08-09T23:33:00Z">
        <w:r w:rsidR="000C79A8" w:rsidRPr="00DC7042" w:rsidDel="00582AAE">
          <w:rPr>
            <w:rFonts w:ascii="Times" w:hAnsi="Times"/>
            <w:lang w:val="en-US"/>
          </w:rPr>
          <w:delText xml:space="preserve"> </w:delText>
        </w:r>
      </w:del>
      <w:r w:rsidR="000C79A8" w:rsidRPr="00DC7042">
        <w:rPr>
          <w:rFonts w:ascii="Times" w:hAnsi="Times"/>
          <w:lang w:val="en-US"/>
        </w:rPr>
        <w:t>rich</w:t>
      </w:r>
      <w:r w:rsidR="00467FBF" w:rsidRPr="00DC7042">
        <w:rPr>
          <w:rFonts w:ascii="Times" w:hAnsi="Times"/>
          <w:lang w:val="en-US"/>
        </w:rPr>
        <w:t xml:space="preserve"> and have gone through more evolutionary events, both gain and losses</w:t>
      </w:r>
      <w:r w:rsidR="000C79A8" w:rsidRPr="00DC7042">
        <w:rPr>
          <w:rFonts w:ascii="Times" w:hAnsi="Times"/>
          <w:lang w:val="en-US"/>
        </w:rPr>
        <w:t>.</w:t>
      </w:r>
    </w:p>
    <w:p w14:paraId="5D499D23" w14:textId="5322A5C8" w:rsidR="00D94683" w:rsidRPr="00DC7042" w:rsidRDefault="00D94683" w:rsidP="000C79A8">
      <w:pPr>
        <w:spacing w:line="360" w:lineRule="auto"/>
        <w:rPr>
          <w:rFonts w:ascii="Times" w:hAnsi="Times"/>
          <w:lang w:val="en-US"/>
        </w:rPr>
      </w:pPr>
    </w:p>
    <w:p w14:paraId="733EC6CA" w14:textId="37FE98E7" w:rsidR="00D263CC" w:rsidRPr="00DC7042" w:rsidRDefault="00D263CC" w:rsidP="000C79A8">
      <w:pPr>
        <w:spacing w:line="360" w:lineRule="auto"/>
        <w:rPr>
          <w:rFonts w:ascii="Times" w:hAnsi="Times"/>
          <w:lang w:val="en-US"/>
        </w:rPr>
      </w:pPr>
      <w:r w:rsidRPr="00DC7042">
        <w:rPr>
          <w:rFonts w:ascii="Times" w:hAnsi="Times"/>
          <w:lang w:val="en-US"/>
        </w:rPr>
        <w:t xml:space="preserve">When testing all variables together, we found </w:t>
      </w:r>
      <w:r w:rsidR="00EB37C5" w:rsidRPr="00DC7042">
        <w:rPr>
          <w:rFonts w:ascii="Times" w:hAnsi="Times"/>
          <w:lang w:val="en-US"/>
        </w:rPr>
        <w:t>only the number of shifts into and out of to have an effect on species richness.</w:t>
      </w:r>
      <w:r w:rsidR="00C5558E" w:rsidRPr="00DC7042">
        <w:rPr>
          <w:rFonts w:ascii="Times" w:hAnsi="Times"/>
          <w:lang w:val="en-US"/>
        </w:rPr>
        <w:t xml:space="preserve"> </w:t>
      </w:r>
      <w:r w:rsidR="00E84025" w:rsidRPr="00DC7042">
        <w:rPr>
          <w:rFonts w:ascii="Times" w:hAnsi="Times"/>
          <w:lang w:val="en-US"/>
        </w:rPr>
        <w:t>The number of shif</w:t>
      </w:r>
      <w:r w:rsidR="00A43064" w:rsidRPr="00DC7042">
        <w:rPr>
          <w:rFonts w:ascii="Times" w:hAnsi="Times"/>
          <w:lang w:val="en-US"/>
        </w:rPr>
        <w:t>t</w:t>
      </w:r>
      <w:r w:rsidR="00E84025" w:rsidRPr="00DC7042">
        <w:rPr>
          <w:rFonts w:ascii="Times" w:hAnsi="Times"/>
          <w:lang w:val="en-US"/>
        </w:rPr>
        <w:t xml:space="preserve">s </w:t>
      </w:r>
      <w:ins w:id="269" w:author="Marianne" w:date="2021-08-09T23:33:00Z">
        <w:r w:rsidR="00A92D5D">
          <w:rPr>
            <w:rFonts w:ascii="Times" w:hAnsi="Times"/>
            <w:lang w:val="en-US"/>
          </w:rPr>
          <w:t>“</w:t>
        </w:r>
      </w:ins>
      <w:r w:rsidR="00E84025" w:rsidRPr="00DC7042">
        <w:rPr>
          <w:rFonts w:ascii="Times" w:hAnsi="Times"/>
          <w:lang w:val="en-US"/>
        </w:rPr>
        <w:t>into</w:t>
      </w:r>
      <w:ins w:id="270" w:author="Marianne" w:date="2021-08-09T23:33:00Z">
        <w:r w:rsidR="00A92D5D">
          <w:rPr>
            <w:rFonts w:ascii="Times" w:hAnsi="Times"/>
            <w:lang w:val="en-US"/>
          </w:rPr>
          <w:t>”</w:t>
        </w:r>
      </w:ins>
      <w:r w:rsidR="00E84025" w:rsidRPr="00DC7042">
        <w:rPr>
          <w:rFonts w:ascii="Times" w:hAnsi="Times"/>
          <w:lang w:val="en-US"/>
        </w:rPr>
        <w:t xml:space="preserve"> explained 58.8% of species richness variance</w:t>
      </w:r>
      <w:r w:rsidR="00E07A88" w:rsidRPr="00DC7042">
        <w:rPr>
          <w:rFonts w:ascii="Times" w:hAnsi="Times"/>
          <w:lang w:val="en-US"/>
        </w:rPr>
        <w:t>, the shifts out of 39.1%</w:t>
      </w:r>
      <w:r w:rsidR="000E7B7F" w:rsidRPr="00DC7042">
        <w:rPr>
          <w:rFonts w:ascii="Times" w:hAnsi="Times"/>
          <w:lang w:val="en-US"/>
        </w:rPr>
        <w:t>.</w:t>
      </w:r>
      <w:r w:rsidR="001A1E38" w:rsidRPr="00DC7042">
        <w:rPr>
          <w:rFonts w:ascii="Times" w:hAnsi="Times"/>
          <w:lang w:val="en-US"/>
        </w:rPr>
        <w:t xml:space="preserve"> </w:t>
      </w:r>
      <w:r w:rsidR="00366058" w:rsidRPr="00DC7042">
        <w:rPr>
          <w:rFonts w:ascii="Times" w:hAnsi="Times"/>
          <w:lang w:val="en-US"/>
        </w:rPr>
        <w:t xml:space="preserve">Contrary to our hypothesis however, the number of shifts </w:t>
      </w:r>
      <w:ins w:id="271" w:author="Marianne" w:date="2021-08-09T23:33:00Z">
        <w:r w:rsidR="00A92D5D">
          <w:rPr>
            <w:rFonts w:ascii="Times" w:hAnsi="Times"/>
            <w:lang w:val="en-US"/>
          </w:rPr>
          <w:t>“</w:t>
        </w:r>
      </w:ins>
      <w:r w:rsidR="00366058" w:rsidRPr="00DC7042">
        <w:rPr>
          <w:rFonts w:ascii="Times" w:hAnsi="Times"/>
          <w:lang w:val="en-US"/>
        </w:rPr>
        <w:t>out of</w:t>
      </w:r>
      <w:ins w:id="272" w:author="Marianne" w:date="2021-08-09T23:33:00Z">
        <w:r w:rsidR="00A92D5D">
          <w:rPr>
            <w:rFonts w:ascii="Times" w:hAnsi="Times"/>
            <w:lang w:val="en-US"/>
          </w:rPr>
          <w:t>”</w:t>
        </w:r>
      </w:ins>
      <w:del w:id="273" w:author="Marianne" w:date="2021-08-09T23:33:00Z">
        <w:r w:rsidR="00366058" w:rsidRPr="00DC7042" w:rsidDel="00A92D5D">
          <w:rPr>
            <w:rFonts w:ascii="Times" w:hAnsi="Times"/>
            <w:lang w:val="en-US"/>
          </w:rPr>
          <w:delText>,</w:delText>
        </w:r>
      </w:del>
      <w:r w:rsidR="00366058" w:rsidRPr="00DC7042">
        <w:rPr>
          <w:rFonts w:ascii="Times" w:hAnsi="Times"/>
          <w:lang w:val="en-US"/>
        </w:rPr>
        <w:t xml:space="preserve"> </w:t>
      </w:r>
      <w:del w:id="274" w:author="Marianne" w:date="2021-08-09T23:33:00Z">
        <w:r w:rsidR="00382C58" w:rsidRPr="00DC7042" w:rsidDel="00A92D5D">
          <w:rPr>
            <w:rFonts w:ascii="Times" w:hAnsi="Times"/>
            <w:lang w:val="en-US"/>
          </w:rPr>
          <w:delText xml:space="preserve">increased </w:delText>
        </w:r>
      </w:del>
      <w:ins w:id="275" w:author="Marianne" w:date="2021-08-09T23:33:00Z">
        <w:r w:rsidR="00A92D5D">
          <w:rPr>
            <w:rFonts w:ascii="Times" w:hAnsi="Times"/>
            <w:lang w:val="en-US"/>
          </w:rPr>
          <w:t>was positively correlated</w:t>
        </w:r>
        <w:r w:rsidR="00A92D5D" w:rsidRPr="00DC7042">
          <w:rPr>
            <w:rFonts w:ascii="Times" w:hAnsi="Times"/>
            <w:lang w:val="en-US"/>
          </w:rPr>
          <w:t xml:space="preserve"> </w:t>
        </w:r>
      </w:ins>
      <w:r w:rsidR="00382C58" w:rsidRPr="00DC7042">
        <w:rPr>
          <w:rFonts w:ascii="Times" w:hAnsi="Times"/>
          <w:lang w:val="en-US"/>
        </w:rPr>
        <w:t>with</w:t>
      </w:r>
      <w:r w:rsidR="00366058" w:rsidRPr="00DC7042">
        <w:rPr>
          <w:rFonts w:ascii="Times" w:hAnsi="Times"/>
          <w:lang w:val="en-US"/>
        </w:rPr>
        <w:t xml:space="preserve"> species richness</w:t>
      </w:r>
      <w:r w:rsidR="000E7B7F" w:rsidRPr="00DC7042">
        <w:rPr>
          <w:rFonts w:ascii="Times" w:hAnsi="Times"/>
          <w:lang w:val="en-US"/>
        </w:rPr>
        <w:t xml:space="preserve"> </w:t>
      </w:r>
      <w:r w:rsidR="00382C58" w:rsidRPr="00DC7042">
        <w:rPr>
          <w:rFonts w:ascii="Times" w:hAnsi="Times"/>
          <w:lang w:val="en-US"/>
        </w:rPr>
        <w:t>of the color pattern.</w:t>
      </w:r>
    </w:p>
    <w:p w14:paraId="06104AB4" w14:textId="7FFD9923" w:rsidR="000C79A8" w:rsidRPr="00DC7042" w:rsidRDefault="005646C7" w:rsidP="000C79A8">
      <w:pPr>
        <w:spacing w:line="360" w:lineRule="auto"/>
        <w:rPr>
          <w:rFonts w:ascii="Times" w:hAnsi="Times"/>
          <w:lang w:val="en-US"/>
        </w:rPr>
      </w:pPr>
      <w:r w:rsidRPr="00DC7042">
        <w:rPr>
          <w:rFonts w:ascii="Times" w:hAnsi="Times"/>
          <w:lang w:val="en-US"/>
        </w:rPr>
        <w:t xml:space="preserve">The analyses repeated on the residuals of pattern </w:t>
      </w:r>
      <w:r w:rsidR="001B2CB1" w:rsidRPr="00DC7042">
        <w:rPr>
          <w:rFonts w:ascii="Times" w:hAnsi="Times"/>
          <w:lang w:val="en-US"/>
        </w:rPr>
        <w:t>ages</w:t>
      </w:r>
      <w:r w:rsidR="00237199" w:rsidRPr="00DC7042">
        <w:rPr>
          <w:rFonts w:ascii="Times" w:hAnsi="Times"/>
          <w:lang w:val="en-US"/>
        </w:rPr>
        <w:t xml:space="preserve"> changed the results</w:t>
      </w:r>
      <w:r w:rsidRPr="00DC7042">
        <w:rPr>
          <w:rFonts w:ascii="Times" w:hAnsi="Times"/>
          <w:lang w:val="en-US"/>
        </w:rPr>
        <w:t xml:space="preserve">.  </w:t>
      </w:r>
      <w:r w:rsidR="000C79A8" w:rsidRPr="00DC7042">
        <w:rPr>
          <w:rFonts w:ascii="Times" w:hAnsi="Times"/>
          <w:lang w:val="en-US"/>
        </w:rPr>
        <w:t xml:space="preserve">After removing the effect of time on species richness, we found that the number </w:t>
      </w:r>
      <w:ins w:id="276" w:author="Marianne" w:date="2021-08-09T23:34:00Z">
        <w:r w:rsidR="00A92D5D">
          <w:rPr>
            <w:rFonts w:ascii="Times" w:hAnsi="Times"/>
            <w:lang w:val="en-US"/>
          </w:rPr>
          <w:t xml:space="preserve">of </w:t>
        </w:r>
      </w:ins>
      <w:r w:rsidR="000C79A8" w:rsidRPr="00DC7042">
        <w:rPr>
          <w:rFonts w:ascii="Times" w:hAnsi="Times"/>
          <w:lang w:val="en-US"/>
        </w:rPr>
        <w:t>shift</w:t>
      </w:r>
      <w:r w:rsidR="0003375D" w:rsidRPr="00DC7042">
        <w:rPr>
          <w:rFonts w:ascii="Times" w:hAnsi="Times"/>
          <w:lang w:val="en-US"/>
        </w:rPr>
        <w:t>s</w:t>
      </w:r>
      <w:r w:rsidR="000C79A8" w:rsidRPr="00DC7042">
        <w:rPr>
          <w:rFonts w:ascii="Times" w:hAnsi="Times"/>
          <w:lang w:val="en-US"/>
        </w:rPr>
        <w:t xml:space="preserve"> toward color patterns</w:t>
      </w:r>
      <w:r w:rsidR="00852556" w:rsidRPr="00DC7042">
        <w:rPr>
          <w:rFonts w:ascii="Times" w:hAnsi="Times"/>
          <w:lang w:val="en-US"/>
        </w:rPr>
        <w:t xml:space="preserve"> and the rate of diversification had both positive effects on species richness. </w:t>
      </w:r>
      <w:r w:rsidR="00E62822" w:rsidRPr="00DC7042">
        <w:rPr>
          <w:rFonts w:ascii="Times" w:hAnsi="Times"/>
          <w:lang w:val="en-US"/>
        </w:rPr>
        <w:t xml:space="preserve">The number of </w:t>
      </w:r>
      <w:commentRangeStart w:id="277"/>
      <w:r w:rsidR="00E62822" w:rsidRPr="00DC7042">
        <w:rPr>
          <w:rFonts w:ascii="Times" w:hAnsi="Times"/>
          <w:lang w:val="en-US"/>
        </w:rPr>
        <w:t xml:space="preserve">shifts </w:t>
      </w:r>
      <w:ins w:id="278" w:author="Marianne" w:date="2021-08-09T23:34:00Z">
        <w:r w:rsidR="00A92D5D">
          <w:rPr>
            <w:rFonts w:ascii="Times" w:hAnsi="Times"/>
            <w:lang w:val="en-US"/>
          </w:rPr>
          <w:t>“</w:t>
        </w:r>
      </w:ins>
      <w:r w:rsidR="00E62822" w:rsidRPr="00DC7042">
        <w:rPr>
          <w:rFonts w:ascii="Times" w:hAnsi="Times"/>
          <w:lang w:val="en-US"/>
        </w:rPr>
        <w:t>into</w:t>
      </w:r>
      <w:ins w:id="279" w:author="Marianne" w:date="2021-08-09T23:34:00Z">
        <w:r w:rsidR="00A92D5D">
          <w:rPr>
            <w:rFonts w:ascii="Times" w:hAnsi="Times"/>
            <w:lang w:val="en-US"/>
          </w:rPr>
          <w:t>”</w:t>
        </w:r>
      </w:ins>
      <w:r w:rsidR="00E62822" w:rsidRPr="00DC7042">
        <w:rPr>
          <w:rFonts w:ascii="Times" w:hAnsi="Times"/>
          <w:lang w:val="en-US"/>
        </w:rPr>
        <w:t xml:space="preserve"> explained </w:t>
      </w:r>
      <w:r w:rsidR="000C79A8" w:rsidRPr="00DC7042">
        <w:rPr>
          <w:rFonts w:ascii="Times" w:hAnsi="Times"/>
          <w:lang w:val="en-US"/>
        </w:rPr>
        <w:t>4</w:t>
      </w:r>
      <w:r w:rsidR="00597CA6" w:rsidRPr="00DC7042">
        <w:rPr>
          <w:rFonts w:ascii="Times" w:hAnsi="Times"/>
          <w:lang w:val="en-US"/>
        </w:rPr>
        <w:t>3</w:t>
      </w:r>
      <w:r w:rsidR="000C79A8" w:rsidRPr="00DC7042">
        <w:rPr>
          <w:rFonts w:ascii="Times" w:hAnsi="Times"/>
          <w:lang w:val="en-US"/>
        </w:rPr>
        <w:t>.</w:t>
      </w:r>
      <w:r w:rsidR="00597CA6" w:rsidRPr="00DC7042">
        <w:rPr>
          <w:rFonts w:ascii="Times" w:hAnsi="Times"/>
          <w:lang w:val="en-US"/>
        </w:rPr>
        <w:t>2</w:t>
      </w:r>
      <w:r w:rsidR="000C79A8" w:rsidRPr="00DC7042">
        <w:rPr>
          <w:rFonts w:ascii="Times" w:hAnsi="Times"/>
          <w:lang w:val="en-US"/>
        </w:rPr>
        <w:t xml:space="preserve"> % of the species richness variation</w:t>
      </w:r>
      <w:r w:rsidR="006B0FE9" w:rsidRPr="00DC7042">
        <w:rPr>
          <w:rFonts w:ascii="Times" w:hAnsi="Times"/>
          <w:lang w:val="en-US"/>
        </w:rPr>
        <w:t xml:space="preserve"> and the diversification rate </w:t>
      </w:r>
      <w:r w:rsidR="000C79A8" w:rsidRPr="00DC7042">
        <w:rPr>
          <w:rFonts w:ascii="Times" w:hAnsi="Times"/>
          <w:lang w:val="en-US"/>
        </w:rPr>
        <w:t>2</w:t>
      </w:r>
      <w:r w:rsidR="009B5FFF" w:rsidRPr="00DC7042">
        <w:rPr>
          <w:rFonts w:ascii="Times" w:hAnsi="Times"/>
          <w:lang w:val="en-US"/>
        </w:rPr>
        <w:t>5</w:t>
      </w:r>
      <w:r w:rsidR="000C79A8" w:rsidRPr="00DC7042">
        <w:rPr>
          <w:rFonts w:ascii="Times" w:hAnsi="Times"/>
          <w:lang w:val="en-US"/>
        </w:rPr>
        <w:t>.</w:t>
      </w:r>
      <w:r w:rsidR="009B5FFF" w:rsidRPr="00DC7042">
        <w:rPr>
          <w:rFonts w:ascii="Times" w:hAnsi="Times"/>
          <w:lang w:val="en-US"/>
        </w:rPr>
        <w:t>7</w:t>
      </w:r>
      <w:r w:rsidR="000C79A8" w:rsidRPr="00DC7042">
        <w:rPr>
          <w:rFonts w:ascii="Times" w:hAnsi="Times"/>
          <w:lang w:val="en-US"/>
        </w:rPr>
        <w:t>%.</w:t>
      </w:r>
      <w:del w:id="280" w:author="Marianne" w:date="2021-08-09T23:34:00Z">
        <w:r w:rsidR="009C42E7" w:rsidRPr="00DC7042" w:rsidDel="00A92D5D">
          <w:rPr>
            <w:rFonts w:ascii="Times" w:hAnsi="Times"/>
            <w:lang w:val="en-US"/>
          </w:rPr>
          <w:delText xml:space="preserve"> </w:delText>
        </w:r>
      </w:del>
      <w:commentRangeEnd w:id="277"/>
      <w:r w:rsidR="00A92D5D">
        <w:rPr>
          <w:rStyle w:val="CommentReference"/>
        </w:rPr>
        <w:commentReference w:id="277"/>
      </w:r>
      <w:r w:rsidR="0036234E" w:rsidRPr="00DC7042">
        <w:rPr>
          <w:rFonts w:ascii="Times" w:hAnsi="Times"/>
          <w:lang w:val="en-US"/>
        </w:rPr>
        <w:t>Therefore, h</w:t>
      </w:r>
      <w:r w:rsidR="00FE5B9B" w:rsidRPr="00DC7042">
        <w:rPr>
          <w:rFonts w:ascii="Times" w:hAnsi="Times"/>
          <w:lang w:val="en-US"/>
        </w:rPr>
        <w:t xml:space="preserve">igh species richness </w:t>
      </w:r>
      <w:r w:rsidR="005B784D" w:rsidRPr="00DC7042">
        <w:rPr>
          <w:rFonts w:ascii="Times" w:hAnsi="Times"/>
          <w:lang w:val="en-US"/>
        </w:rPr>
        <w:t>in</w:t>
      </w:r>
      <w:r w:rsidR="001413B2" w:rsidRPr="00DC7042">
        <w:rPr>
          <w:rFonts w:ascii="Times" w:hAnsi="Times"/>
          <w:lang w:val="en-US"/>
        </w:rPr>
        <w:t xml:space="preserve"> </w:t>
      </w:r>
      <w:r w:rsidR="00095C42" w:rsidRPr="00DC7042">
        <w:rPr>
          <w:rFonts w:ascii="Times" w:hAnsi="Times"/>
          <w:lang w:val="en-US"/>
        </w:rPr>
        <w:t xml:space="preserve">color patterns </w:t>
      </w:r>
      <w:r w:rsidR="00FE5B9B" w:rsidRPr="00DC7042">
        <w:rPr>
          <w:rFonts w:ascii="Times" w:hAnsi="Times"/>
          <w:lang w:val="en-US"/>
        </w:rPr>
        <w:t xml:space="preserve">was best </w:t>
      </w:r>
      <w:r w:rsidR="006D6C8E" w:rsidRPr="00DC7042">
        <w:rPr>
          <w:rFonts w:ascii="Times" w:hAnsi="Times"/>
          <w:lang w:val="en-US"/>
        </w:rPr>
        <w:t>predicted</w:t>
      </w:r>
      <w:r w:rsidR="00095C42" w:rsidRPr="00DC7042">
        <w:rPr>
          <w:rFonts w:ascii="Times" w:hAnsi="Times"/>
          <w:lang w:val="en-US"/>
        </w:rPr>
        <w:t xml:space="preserve"> </w:t>
      </w:r>
      <w:r w:rsidR="00FE5B9B" w:rsidRPr="00DC7042">
        <w:rPr>
          <w:rFonts w:ascii="Times" w:hAnsi="Times"/>
          <w:lang w:val="en-US"/>
        </w:rPr>
        <w:t xml:space="preserve">by a </w:t>
      </w:r>
      <w:r w:rsidR="00095C42" w:rsidRPr="00DC7042">
        <w:rPr>
          <w:rFonts w:ascii="Times" w:hAnsi="Times"/>
          <w:lang w:val="en-US"/>
        </w:rPr>
        <w:t xml:space="preserve">high a number of convergent events and </w:t>
      </w:r>
      <w:r w:rsidR="00CF0A8C" w:rsidRPr="00DC7042">
        <w:rPr>
          <w:rFonts w:ascii="Times" w:hAnsi="Times"/>
          <w:lang w:val="en-US"/>
        </w:rPr>
        <w:t>lineages diversifying faster</w:t>
      </w:r>
      <w:r w:rsidR="000C79A8" w:rsidRPr="00DC7042">
        <w:rPr>
          <w:rFonts w:ascii="Times" w:hAnsi="Times"/>
          <w:lang w:val="en-US"/>
        </w:rPr>
        <w:t>.</w:t>
      </w:r>
    </w:p>
    <w:p w14:paraId="2A758C9C" w14:textId="4E66A97B" w:rsidR="000C79A8" w:rsidRPr="00DC7042" w:rsidRDefault="00810CCB" w:rsidP="000C79A8">
      <w:pPr>
        <w:spacing w:line="360" w:lineRule="auto"/>
        <w:rPr>
          <w:rFonts w:ascii="Times" w:hAnsi="Times"/>
          <w:lang w:val="en-US"/>
        </w:rPr>
      </w:pPr>
      <w:r w:rsidRPr="00DC7042">
        <w:rPr>
          <w:rFonts w:ascii="Times" w:hAnsi="Times"/>
          <w:lang w:val="en-US"/>
        </w:rPr>
        <w:t xml:space="preserve">Of note, we found that at the scale of the tips of the phylogeny, </w:t>
      </w:r>
      <w:r w:rsidR="00221E8F" w:rsidRPr="00DC7042">
        <w:rPr>
          <w:rFonts w:ascii="Times" w:hAnsi="Times"/>
          <w:lang w:val="en-US"/>
        </w:rPr>
        <w:t xml:space="preserve">there is no relationship between </w:t>
      </w:r>
      <w:r w:rsidRPr="00DC7042">
        <w:rPr>
          <w:rFonts w:ascii="Times" w:hAnsi="Times"/>
          <w:lang w:val="en-US"/>
        </w:rPr>
        <w:t xml:space="preserve">the rate of color pattern evolution </w:t>
      </w:r>
      <w:r w:rsidR="003637A0" w:rsidRPr="00DC7042">
        <w:rPr>
          <w:rFonts w:ascii="Times" w:hAnsi="Times"/>
          <w:lang w:val="en-US"/>
        </w:rPr>
        <w:t>and</w:t>
      </w:r>
      <w:r w:rsidR="0097128B" w:rsidRPr="00DC7042">
        <w:rPr>
          <w:rFonts w:ascii="Times" w:hAnsi="Times"/>
          <w:lang w:val="en-US"/>
        </w:rPr>
        <w:t xml:space="preserve"> </w:t>
      </w:r>
      <w:r w:rsidR="00A759A1" w:rsidRPr="00DC7042">
        <w:rPr>
          <w:rFonts w:ascii="Times" w:hAnsi="Times"/>
          <w:lang w:val="en-US"/>
        </w:rPr>
        <w:t xml:space="preserve">the tip </w:t>
      </w:r>
      <w:r w:rsidR="0097128B" w:rsidRPr="00DC7042">
        <w:rPr>
          <w:rFonts w:ascii="Times" w:hAnsi="Times"/>
          <w:lang w:val="en-US"/>
        </w:rPr>
        <w:t>diversification rate.</w:t>
      </w:r>
    </w:p>
    <w:p w14:paraId="036DE69F" w14:textId="37736A4A" w:rsidR="00C24C9A" w:rsidRPr="00DC7042" w:rsidRDefault="00C24C9A">
      <w:pPr>
        <w:spacing w:line="360" w:lineRule="auto"/>
        <w:rPr>
          <w:rFonts w:ascii="Times" w:hAnsi="Times"/>
          <w:lang w:val="en-US"/>
        </w:rPr>
      </w:pPr>
    </w:p>
    <w:p w14:paraId="09809748" w14:textId="15B37E40" w:rsidR="00CF3887" w:rsidRPr="00CE727B" w:rsidRDefault="00E82FDC" w:rsidP="00CF3887">
      <w:pPr>
        <w:rPr>
          <w:rFonts w:ascii="Times" w:hAnsi="Times"/>
          <w:b/>
          <w:lang w:val="en-US"/>
        </w:rPr>
      </w:pPr>
      <w:commentRangeStart w:id="281"/>
      <w:r>
        <w:rPr>
          <w:rFonts w:ascii="Times" w:hAnsi="Times"/>
          <w:b/>
          <w:sz w:val="32"/>
          <w:szCs w:val="32"/>
          <w:lang w:val="en-US"/>
        </w:rPr>
        <w:t>D</w:t>
      </w:r>
      <w:r>
        <w:rPr>
          <w:rFonts w:ascii="Times" w:hAnsi="Times"/>
          <w:b/>
          <w:lang w:val="en-US"/>
        </w:rPr>
        <w:t>ISCUSSION</w:t>
      </w:r>
      <w:commentRangeEnd w:id="281"/>
      <w:r w:rsidR="00A33AFE">
        <w:rPr>
          <w:rStyle w:val="CommentReference"/>
        </w:rPr>
        <w:commentReference w:id="281"/>
      </w:r>
    </w:p>
    <w:p w14:paraId="550EAF40" w14:textId="77777777" w:rsidR="00042DB1" w:rsidRPr="00DC7042" w:rsidRDefault="00042DB1" w:rsidP="00A756EE">
      <w:pPr>
        <w:spacing w:line="360" w:lineRule="auto"/>
        <w:rPr>
          <w:rFonts w:ascii="Times" w:hAnsi="Times"/>
          <w:lang w:val="en-US"/>
        </w:rPr>
      </w:pPr>
    </w:p>
    <w:p w14:paraId="4D543127" w14:textId="72F0689E" w:rsidR="00382A71" w:rsidRPr="00DC7042" w:rsidRDefault="0004660C" w:rsidP="00A756EE">
      <w:pPr>
        <w:spacing w:line="360" w:lineRule="auto"/>
        <w:rPr>
          <w:rFonts w:ascii="Times" w:hAnsi="Times"/>
          <w:lang w:val="en-US"/>
        </w:rPr>
      </w:pPr>
      <w:r w:rsidRPr="00DC7042">
        <w:rPr>
          <w:rFonts w:ascii="Times" w:hAnsi="Times"/>
          <w:lang w:val="en-US"/>
        </w:rPr>
        <w:lastRenderedPageBreak/>
        <w:t>Most</w:t>
      </w:r>
      <w:r w:rsidR="009B66AC" w:rsidRPr="00DC7042">
        <w:rPr>
          <w:rFonts w:ascii="Times" w:hAnsi="Times"/>
          <w:lang w:val="en-US"/>
        </w:rPr>
        <w:t xml:space="preserve"> </w:t>
      </w:r>
      <w:r w:rsidR="00A74363" w:rsidRPr="00DC7042">
        <w:rPr>
          <w:rFonts w:ascii="Times" w:hAnsi="Times"/>
          <w:lang w:val="en-US"/>
        </w:rPr>
        <w:t>studies</w:t>
      </w:r>
      <w:r w:rsidR="009B66AC" w:rsidRPr="00DC7042">
        <w:rPr>
          <w:rFonts w:ascii="Times" w:hAnsi="Times"/>
          <w:lang w:val="en-US"/>
        </w:rPr>
        <w:t xml:space="preserve"> </w:t>
      </w:r>
      <w:r w:rsidRPr="00DC7042">
        <w:rPr>
          <w:rFonts w:ascii="Times" w:hAnsi="Times"/>
          <w:lang w:val="en-US"/>
        </w:rPr>
        <w:t>on Müllerian mimicry ha</w:t>
      </w:r>
      <w:r w:rsidR="001F3AF4" w:rsidRPr="00DC7042">
        <w:rPr>
          <w:rFonts w:ascii="Times" w:hAnsi="Times"/>
          <w:lang w:val="en-US"/>
        </w:rPr>
        <w:t>ve</w:t>
      </w:r>
      <w:r w:rsidRPr="00DC7042">
        <w:rPr>
          <w:rFonts w:ascii="Times" w:hAnsi="Times"/>
          <w:lang w:val="en-US"/>
        </w:rPr>
        <w:t xml:space="preserve"> been focusing on the population level, community scale or at best the regional scale. </w:t>
      </w:r>
      <w:r w:rsidR="00DB13E7" w:rsidRPr="00DC7042">
        <w:rPr>
          <w:rFonts w:ascii="Times" w:hAnsi="Times"/>
          <w:lang w:val="en-US"/>
        </w:rPr>
        <w:t>Up until now, t</w:t>
      </w:r>
      <w:r w:rsidR="00A74363" w:rsidRPr="00DC7042">
        <w:rPr>
          <w:rFonts w:ascii="Times" w:hAnsi="Times"/>
          <w:lang w:val="en-US"/>
        </w:rPr>
        <w:t xml:space="preserve">his </w:t>
      </w:r>
      <w:r w:rsidR="00BF1830" w:rsidRPr="00DC7042">
        <w:rPr>
          <w:rFonts w:ascii="Times" w:hAnsi="Times"/>
          <w:lang w:val="en-US"/>
        </w:rPr>
        <w:t>literature ha</w:t>
      </w:r>
      <w:r w:rsidR="00DB13E7" w:rsidRPr="00DC7042">
        <w:rPr>
          <w:rFonts w:ascii="Times" w:hAnsi="Times"/>
          <w:lang w:val="en-US"/>
        </w:rPr>
        <w:t>s</w:t>
      </w:r>
      <w:r w:rsidR="00BF1830" w:rsidRPr="00DC7042">
        <w:rPr>
          <w:rFonts w:ascii="Times" w:hAnsi="Times"/>
          <w:lang w:val="en-US"/>
        </w:rPr>
        <w:t xml:space="preserve"> largely emphasized </w:t>
      </w:r>
      <w:r w:rsidR="007E7361" w:rsidRPr="00DC7042">
        <w:rPr>
          <w:rFonts w:ascii="Times" w:hAnsi="Times"/>
          <w:lang w:val="en-US"/>
        </w:rPr>
        <w:t xml:space="preserve">the role of natural and sexual selection on the evolution of genomes, phenotypes and </w:t>
      </w:r>
      <w:r w:rsidR="00BA3EFA" w:rsidRPr="00DC7042">
        <w:rPr>
          <w:rFonts w:ascii="Times" w:hAnsi="Times"/>
          <w:lang w:val="en-US"/>
        </w:rPr>
        <w:t>population divergence</w:t>
      </w:r>
      <w:r w:rsidR="00D50446" w:rsidRPr="00DC7042">
        <w:rPr>
          <w:rFonts w:ascii="Times" w:hAnsi="Times"/>
          <w:lang w:val="en-US"/>
        </w:rPr>
        <w:t xml:space="preserve"> and has often been regarded as a prime example of a driving </w:t>
      </w:r>
      <w:r w:rsidR="007B4161" w:rsidRPr="00DC7042">
        <w:rPr>
          <w:rFonts w:ascii="Times" w:hAnsi="Times"/>
          <w:lang w:val="en-US"/>
        </w:rPr>
        <w:t>force of evolution</w:t>
      </w:r>
      <w:r w:rsidR="00D50446" w:rsidRPr="00DC7042">
        <w:rPr>
          <w:rFonts w:ascii="Times" w:hAnsi="Times"/>
          <w:lang w:val="en-US"/>
        </w:rPr>
        <w:t xml:space="preserve">. </w:t>
      </w:r>
      <w:r w:rsidR="00F56D83" w:rsidRPr="00DC7042">
        <w:rPr>
          <w:rFonts w:ascii="Times" w:hAnsi="Times"/>
          <w:lang w:val="en-US"/>
        </w:rPr>
        <w:t>We propose here a first understanding of the emergence of Müllerian mimicry and the building process of the network of mutualistic interactions at a macroevolutionary scale.</w:t>
      </w:r>
      <w:r w:rsidR="001E4F45" w:rsidRPr="00DC7042">
        <w:rPr>
          <w:rFonts w:ascii="Times" w:hAnsi="Times"/>
          <w:lang w:val="en-US"/>
        </w:rPr>
        <w:t xml:space="preserve"> Contrary to what is known at the microevolutionary scale, </w:t>
      </w:r>
      <w:r w:rsidR="005E640B" w:rsidRPr="00DC7042">
        <w:rPr>
          <w:rFonts w:ascii="Times" w:hAnsi="Times"/>
          <w:lang w:val="en-US"/>
        </w:rPr>
        <w:t>we find</w:t>
      </w:r>
      <w:r w:rsidR="001E72A6" w:rsidRPr="00DC7042">
        <w:rPr>
          <w:rFonts w:ascii="Times" w:hAnsi="Times"/>
          <w:lang w:val="en-US"/>
        </w:rPr>
        <w:t xml:space="preserve"> support </w:t>
      </w:r>
      <w:r w:rsidR="009B0E1B" w:rsidRPr="00DC7042">
        <w:rPr>
          <w:rFonts w:ascii="Times" w:hAnsi="Times"/>
          <w:lang w:val="en-US"/>
        </w:rPr>
        <w:t xml:space="preserve">for </w:t>
      </w:r>
      <w:ins w:id="282" w:author="Marianne" w:date="2021-08-09T23:36:00Z">
        <w:r w:rsidR="00A92D5D" w:rsidRPr="00DC7042">
          <w:rPr>
            <w:rFonts w:ascii="Times" w:hAnsi="Times"/>
            <w:lang w:val="en-US"/>
          </w:rPr>
          <w:t xml:space="preserve">more “neutral” </w:t>
        </w:r>
      </w:ins>
      <w:r w:rsidR="00B53A1C" w:rsidRPr="00DC7042">
        <w:rPr>
          <w:rFonts w:ascii="Times" w:hAnsi="Times"/>
          <w:lang w:val="en-US"/>
        </w:rPr>
        <w:t xml:space="preserve">evolutionary processes </w:t>
      </w:r>
      <w:del w:id="283" w:author="Marianne" w:date="2021-08-09T23:36:00Z">
        <w:r w:rsidR="00B53A1C" w:rsidRPr="00DC7042" w:rsidDel="00A92D5D">
          <w:rPr>
            <w:rFonts w:ascii="Times" w:hAnsi="Times"/>
            <w:lang w:val="en-US"/>
          </w:rPr>
          <w:delText>more “neutral” in</w:delText>
        </w:r>
      </w:del>
      <w:ins w:id="284" w:author="Marianne" w:date="2021-08-09T23:36:00Z">
        <w:r w:rsidR="00A92D5D">
          <w:rPr>
            <w:rFonts w:ascii="Times" w:hAnsi="Times"/>
            <w:lang w:val="en-US"/>
          </w:rPr>
          <w:t>with</w:t>
        </w:r>
      </w:ins>
      <w:r w:rsidR="00B53A1C" w:rsidRPr="00DC7042">
        <w:rPr>
          <w:rFonts w:ascii="Times" w:hAnsi="Times"/>
          <w:lang w:val="en-US"/>
        </w:rPr>
        <w:t xml:space="preserve"> regards to mimetic interactions</w:t>
      </w:r>
      <w:r w:rsidR="006324C0" w:rsidRPr="00DC7042">
        <w:rPr>
          <w:rFonts w:ascii="Times" w:hAnsi="Times"/>
          <w:lang w:val="en-US"/>
        </w:rPr>
        <w:t>.</w:t>
      </w:r>
    </w:p>
    <w:p w14:paraId="3BA24536" w14:textId="2935F652" w:rsidR="008241A7" w:rsidRPr="00DC7042" w:rsidRDefault="008241A7" w:rsidP="00A756EE">
      <w:pPr>
        <w:spacing w:line="360" w:lineRule="auto"/>
        <w:rPr>
          <w:rFonts w:ascii="Times" w:hAnsi="Times"/>
          <w:lang w:val="en-US"/>
        </w:rPr>
      </w:pPr>
    </w:p>
    <w:p w14:paraId="163760D0" w14:textId="0BB88AD1" w:rsidR="008762F3" w:rsidRPr="00DC7042" w:rsidRDefault="008762F3" w:rsidP="00A756EE">
      <w:pPr>
        <w:spacing w:line="360" w:lineRule="auto"/>
        <w:rPr>
          <w:rFonts w:ascii="Times" w:hAnsi="Times"/>
          <w:lang w:val="en-US"/>
        </w:rPr>
      </w:pPr>
      <w:r w:rsidRPr="00DC7042">
        <w:rPr>
          <w:rFonts w:ascii="Times" w:hAnsi="Times"/>
          <w:i/>
          <w:lang w:val="en-US"/>
        </w:rPr>
        <w:t>Evolutionary convergence</w:t>
      </w:r>
      <w:r w:rsidR="00C1054C" w:rsidRPr="00DC7042">
        <w:rPr>
          <w:rFonts w:ascii="Times" w:hAnsi="Times"/>
          <w:i/>
          <w:lang w:val="en-US"/>
        </w:rPr>
        <w:t>:</w:t>
      </w:r>
      <w:r w:rsidRPr="00DC7042">
        <w:rPr>
          <w:rFonts w:ascii="Times" w:hAnsi="Times"/>
          <w:i/>
          <w:lang w:val="en-US"/>
        </w:rPr>
        <w:t xml:space="preserve"> </w:t>
      </w:r>
      <w:r w:rsidR="00C1054C" w:rsidRPr="00DC7042">
        <w:rPr>
          <w:rFonts w:ascii="Times" w:hAnsi="Times"/>
          <w:i/>
          <w:lang w:val="en-US"/>
        </w:rPr>
        <w:t>an</w:t>
      </w:r>
      <w:r w:rsidRPr="00DC7042">
        <w:rPr>
          <w:rFonts w:ascii="Times" w:hAnsi="Times"/>
          <w:i/>
          <w:lang w:val="en-US"/>
        </w:rPr>
        <w:t xml:space="preserve"> exception rather than </w:t>
      </w:r>
      <w:r w:rsidR="006B44CE" w:rsidRPr="00DC7042">
        <w:rPr>
          <w:rFonts w:ascii="Times" w:hAnsi="Times"/>
          <w:i/>
          <w:lang w:val="en-US"/>
        </w:rPr>
        <w:t>a</w:t>
      </w:r>
      <w:r w:rsidRPr="00DC7042">
        <w:rPr>
          <w:rFonts w:ascii="Times" w:hAnsi="Times"/>
          <w:i/>
          <w:lang w:val="en-US"/>
        </w:rPr>
        <w:t xml:space="preserve"> rule</w:t>
      </w:r>
    </w:p>
    <w:p w14:paraId="18A6F9A8" w14:textId="0255931C" w:rsidR="000D147D" w:rsidRPr="00DC7042" w:rsidRDefault="0093570C" w:rsidP="00A756EE">
      <w:pPr>
        <w:spacing w:line="360" w:lineRule="auto"/>
        <w:rPr>
          <w:rFonts w:ascii="Times" w:hAnsi="Times"/>
          <w:lang w:val="en-US"/>
        </w:rPr>
      </w:pPr>
      <w:r w:rsidRPr="00DC7042">
        <w:rPr>
          <w:rFonts w:ascii="Times" w:hAnsi="Times"/>
          <w:lang w:val="en-US"/>
        </w:rPr>
        <w:t>Overall, we found a strong phylogenetic signal in the evolution of color patterns</w:t>
      </w:r>
      <w:r w:rsidR="00EA718B" w:rsidRPr="00DC7042">
        <w:rPr>
          <w:rFonts w:ascii="Times" w:hAnsi="Times"/>
          <w:lang w:val="en-US"/>
        </w:rPr>
        <w:t xml:space="preserve">. </w:t>
      </w:r>
      <w:r w:rsidR="0052700B" w:rsidRPr="00DC7042">
        <w:rPr>
          <w:rFonts w:ascii="Times" w:hAnsi="Times"/>
          <w:lang w:val="en-US"/>
        </w:rPr>
        <w:t xml:space="preserve">Out of </w:t>
      </w:r>
      <w:r w:rsidR="00FF7D49" w:rsidRPr="00DC7042">
        <w:rPr>
          <w:rFonts w:ascii="Times" w:hAnsi="Times"/>
          <w:lang w:val="en-US"/>
        </w:rPr>
        <w:t>39</w:t>
      </w:r>
      <w:r w:rsidR="0052700B" w:rsidRPr="00DC7042">
        <w:rPr>
          <w:rFonts w:ascii="Times" w:hAnsi="Times"/>
          <w:lang w:val="en-US"/>
        </w:rPr>
        <w:t xml:space="preserve"> color patterns</w:t>
      </w:r>
      <w:r w:rsidR="00FF7D49" w:rsidRPr="00DC7042">
        <w:rPr>
          <w:rFonts w:ascii="Times" w:hAnsi="Times"/>
          <w:lang w:val="en-US"/>
        </w:rPr>
        <w:t xml:space="preserve"> shared by at least two species, 20 were significantly conserved, i.e. showing a particularly strong </w:t>
      </w:r>
      <w:r w:rsidR="00EB1C75" w:rsidRPr="00DC7042">
        <w:rPr>
          <w:rFonts w:ascii="Times" w:hAnsi="Times"/>
          <w:lang w:val="en-US"/>
        </w:rPr>
        <w:t xml:space="preserve">phylogenetic </w:t>
      </w:r>
      <w:r w:rsidR="00FF7D49" w:rsidRPr="00DC7042">
        <w:rPr>
          <w:rFonts w:ascii="Times" w:hAnsi="Times"/>
          <w:lang w:val="en-US"/>
        </w:rPr>
        <w:t xml:space="preserve">signal. </w:t>
      </w:r>
      <w:r w:rsidR="00D31185" w:rsidRPr="00DC7042">
        <w:rPr>
          <w:rFonts w:ascii="Times" w:hAnsi="Times"/>
          <w:lang w:val="en-US"/>
        </w:rPr>
        <w:t xml:space="preserve">Only </w:t>
      </w:r>
      <w:proofErr w:type="gramStart"/>
      <w:r w:rsidR="00D31185" w:rsidRPr="00DC7042">
        <w:rPr>
          <w:rFonts w:ascii="Times" w:hAnsi="Times"/>
          <w:lang w:val="en-US"/>
        </w:rPr>
        <w:t>four color</w:t>
      </w:r>
      <w:proofErr w:type="gramEnd"/>
      <w:r w:rsidR="00D31185" w:rsidRPr="00DC7042">
        <w:rPr>
          <w:rFonts w:ascii="Times" w:hAnsi="Times"/>
          <w:lang w:val="en-US"/>
        </w:rPr>
        <w:t xml:space="preserve"> patterns were significantly convergent, i.e. being shared by species more distantly related than a random distribution of the color patterns</w:t>
      </w:r>
      <w:r w:rsidR="005514DD" w:rsidRPr="00DC7042">
        <w:rPr>
          <w:rFonts w:ascii="Times" w:hAnsi="Times"/>
          <w:lang w:val="en-US"/>
        </w:rPr>
        <w:t xml:space="preserve"> (</w:t>
      </w:r>
      <w:commentRangeStart w:id="285"/>
      <w:proofErr w:type="spellStart"/>
      <w:r w:rsidR="005514DD" w:rsidRPr="00DC7042">
        <w:rPr>
          <w:rFonts w:ascii="Times" w:hAnsi="Times"/>
          <w:lang w:val="en-US"/>
        </w:rPr>
        <w:t>excelsa</w:t>
      </w:r>
      <w:proofErr w:type="spellEnd"/>
      <w:r w:rsidR="005514DD" w:rsidRPr="00DC7042">
        <w:rPr>
          <w:rFonts w:ascii="Times" w:hAnsi="Times"/>
          <w:lang w:val="en-US"/>
        </w:rPr>
        <w:t xml:space="preserve">, </w:t>
      </w:r>
      <w:proofErr w:type="spellStart"/>
      <w:r w:rsidR="005514DD" w:rsidRPr="00DC7042">
        <w:rPr>
          <w:rFonts w:ascii="Times" w:hAnsi="Times"/>
          <w:lang w:val="en-US"/>
        </w:rPr>
        <w:t>hermias</w:t>
      </w:r>
      <w:proofErr w:type="spellEnd"/>
      <w:r w:rsidR="005514DD" w:rsidRPr="00DC7042">
        <w:rPr>
          <w:rFonts w:ascii="Times" w:hAnsi="Times"/>
          <w:lang w:val="en-US"/>
        </w:rPr>
        <w:t xml:space="preserve">, </w:t>
      </w:r>
      <w:proofErr w:type="spellStart"/>
      <w:r w:rsidR="005514DD" w:rsidRPr="00DC7042">
        <w:rPr>
          <w:rFonts w:ascii="Times" w:hAnsi="Times"/>
          <w:lang w:val="en-US"/>
        </w:rPr>
        <w:t>maelus</w:t>
      </w:r>
      <w:proofErr w:type="spellEnd"/>
      <w:r w:rsidR="005514DD" w:rsidRPr="00DC7042">
        <w:rPr>
          <w:rFonts w:ascii="Times" w:hAnsi="Times"/>
          <w:lang w:val="en-US"/>
        </w:rPr>
        <w:t xml:space="preserve">, </w:t>
      </w:r>
      <w:proofErr w:type="spellStart"/>
      <w:r w:rsidR="005514DD" w:rsidRPr="00DC7042">
        <w:rPr>
          <w:rFonts w:ascii="Times" w:hAnsi="Times"/>
          <w:lang w:val="en-US"/>
        </w:rPr>
        <w:t>mamercus</w:t>
      </w:r>
      <w:commentRangeEnd w:id="285"/>
      <w:proofErr w:type="spellEnd"/>
      <w:r w:rsidR="00A92D5D">
        <w:rPr>
          <w:rStyle w:val="CommentReference"/>
        </w:rPr>
        <w:commentReference w:id="285"/>
      </w:r>
      <w:r w:rsidR="005514DD" w:rsidRPr="00DC7042">
        <w:rPr>
          <w:rFonts w:ascii="Times" w:hAnsi="Times"/>
          <w:lang w:val="en-US"/>
        </w:rPr>
        <w:t>)</w:t>
      </w:r>
      <w:r w:rsidR="00D31185" w:rsidRPr="00DC7042">
        <w:rPr>
          <w:rFonts w:ascii="Times" w:hAnsi="Times"/>
          <w:lang w:val="en-US"/>
        </w:rPr>
        <w:t>.</w:t>
      </w:r>
      <w:r w:rsidR="00086DED" w:rsidRPr="00DC7042">
        <w:rPr>
          <w:rFonts w:ascii="Times" w:hAnsi="Times"/>
          <w:lang w:val="en-US"/>
        </w:rPr>
        <w:t xml:space="preserve"> This means that co-</w:t>
      </w:r>
      <w:r w:rsidR="006D5C1A" w:rsidRPr="00DC7042">
        <w:rPr>
          <w:rFonts w:ascii="Times" w:hAnsi="Times"/>
          <w:lang w:val="en-US"/>
        </w:rPr>
        <w:t>mimics</w:t>
      </w:r>
      <w:r w:rsidR="008A14E1" w:rsidRPr="00DC7042">
        <w:rPr>
          <w:rFonts w:ascii="Times" w:hAnsi="Times"/>
          <w:lang w:val="en-US"/>
        </w:rPr>
        <w:t xml:space="preserve"> </w:t>
      </w:r>
      <w:r w:rsidR="00086DED" w:rsidRPr="00DC7042">
        <w:rPr>
          <w:rFonts w:ascii="Times" w:hAnsi="Times"/>
          <w:lang w:val="en-US"/>
        </w:rPr>
        <w:t xml:space="preserve">are </w:t>
      </w:r>
      <w:r w:rsidR="00F954C7" w:rsidRPr="00DC7042">
        <w:rPr>
          <w:rFonts w:ascii="Times" w:hAnsi="Times"/>
          <w:lang w:val="en-US"/>
        </w:rPr>
        <w:t>often</w:t>
      </w:r>
      <w:r w:rsidR="00BC7F93" w:rsidRPr="00DC7042">
        <w:rPr>
          <w:rFonts w:ascii="Times" w:hAnsi="Times"/>
          <w:lang w:val="en-US"/>
        </w:rPr>
        <w:t>,</w:t>
      </w:r>
      <w:r w:rsidR="00086DED" w:rsidRPr="00DC7042">
        <w:rPr>
          <w:rFonts w:ascii="Times" w:hAnsi="Times"/>
          <w:lang w:val="en-US"/>
        </w:rPr>
        <w:t xml:space="preserve"> closely related</w:t>
      </w:r>
      <w:r w:rsidR="006D5C1A" w:rsidRPr="00DC7042">
        <w:rPr>
          <w:rFonts w:ascii="Times" w:hAnsi="Times"/>
          <w:lang w:val="en-US"/>
        </w:rPr>
        <w:t xml:space="preserve"> species that probably </w:t>
      </w:r>
      <w:r w:rsidR="009B3644" w:rsidRPr="00DC7042">
        <w:rPr>
          <w:rFonts w:ascii="Times" w:hAnsi="Times"/>
          <w:lang w:val="en-US"/>
        </w:rPr>
        <w:t xml:space="preserve">inherited the </w:t>
      </w:r>
      <w:r w:rsidR="009F7743" w:rsidRPr="00DC7042">
        <w:rPr>
          <w:rFonts w:ascii="Times" w:hAnsi="Times"/>
          <w:lang w:val="en-US"/>
        </w:rPr>
        <w:t xml:space="preserve">ancestral </w:t>
      </w:r>
      <w:r w:rsidR="00511D28" w:rsidRPr="00DC7042">
        <w:rPr>
          <w:rFonts w:ascii="Times" w:hAnsi="Times"/>
          <w:lang w:val="en-US"/>
        </w:rPr>
        <w:t xml:space="preserve">ability to produce </w:t>
      </w:r>
      <w:r w:rsidR="0023390A" w:rsidRPr="00DC7042">
        <w:rPr>
          <w:rFonts w:ascii="Times" w:hAnsi="Times"/>
          <w:lang w:val="en-US"/>
        </w:rPr>
        <w:t>a</w:t>
      </w:r>
      <w:r w:rsidR="00511D28" w:rsidRPr="00DC7042">
        <w:rPr>
          <w:rFonts w:ascii="Times" w:hAnsi="Times"/>
          <w:lang w:val="en-US"/>
        </w:rPr>
        <w:t xml:space="preserve"> color pattern. </w:t>
      </w:r>
      <w:r w:rsidR="00A91FFD" w:rsidRPr="00DC7042">
        <w:rPr>
          <w:rFonts w:ascii="Times" w:hAnsi="Times"/>
          <w:lang w:val="en-US"/>
        </w:rPr>
        <w:t xml:space="preserve">Interestingly, the four </w:t>
      </w:r>
      <w:r w:rsidR="003B4DE6" w:rsidRPr="00DC7042">
        <w:rPr>
          <w:rFonts w:ascii="Times" w:hAnsi="Times"/>
          <w:lang w:val="en-US"/>
        </w:rPr>
        <w:t xml:space="preserve">highly </w:t>
      </w:r>
      <w:r w:rsidR="00A91FFD" w:rsidRPr="00DC7042">
        <w:rPr>
          <w:rFonts w:ascii="Times" w:hAnsi="Times"/>
          <w:lang w:val="en-US"/>
        </w:rPr>
        <w:t>convergent color patterns</w:t>
      </w:r>
      <w:ins w:id="286" w:author="Marianne" w:date="2021-08-09T23:42:00Z">
        <w:r w:rsidR="00A92D5D">
          <w:rPr>
            <w:rFonts w:ascii="Times" w:hAnsi="Times"/>
            <w:lang w:val="en-US"/>
          </w:rPr>
          <w:t>, which are all non-transparent,</w:t>
        </w:r>
      </w:ins>
      <w:r w:rsidR="00A91FFD" w:rsidRPr="00DC7042">
        <w:rPr>
          <w:rFonts w:ascii="Times" w:hAnsi="Times"/>
          <w:lang w:val="en-US"/>
        </w:rPr>
        <w:t xml:space="preserve"> are </w:t>
      </w:r>
      <w:del w:id="287" w:author="Marianne" w:date="2021-08-09T23:42:00Z">
        <w:r w:rsidR="00A91FFD" w:rsidRPr="00DC7042" w:rsidDel="00A92D5D">
          <w:rPr>
            <w:rFonts w:ascii="Times" w:hAnsi="Times"/>
            <w:lang w:val="en-US"/>
          </w:rPr>
          <w:delText xml:space="preserve">patterns </w:delText>
        </w:r>
      </w:del>
      <w:ins w:id="288" w:author="Marianne" w:date="2021-08-09T23:42:00Z">
        <w:r w:rsidR="00A92D5D">
          <w:rPr>
            <w:rFonts w:ascii="Times" w:hAnsi="Times"/>
            <w:lang w:val="en-US"/>
          </w:rPr>
          <w:t>also</w:t>
        </w:r>
        <w:r w:rsidR="00A92D5D" w:rsidRPr="00DC7042">
          <w:rPr>
            <w:rFonts w:ascii="Times" w:hAnsi="Times"/>
            <w:lang w:val="en-US"/>
          </w:rPr>
          <w:t xml:space="preserve"> </w:t>
        </w:r>
      </w:ins>
      <w:r w:rsidR="00A91FFD" w:rsidRPr="00DC7042">
        <w:rPr>
          <w:rFonts w:ascii="Times" w:hAnsi="Times"/>
          <w:lang w:val="en-US"/>
        </w:rPr>
        <w:t xml:space="preserve">found </w:t>
      </w:r>
      <w:del w:id="289" w:author="Marianne" w:date="2021-08-09T23:42:00Z">
        <w:r w:rsidR="00A91FFD" w:rsidRPr="00DC7042" w:rsidDel="00A92D5D">
          <w:rPr>
            <w:rFonts w:ascii="Times" w:hAnsi="Times"/>
            <w:lang w:val="en-US"/>
          </w:rPr>
          <w:delText xml:space="preserve">in groups </w:delText>
        </w:r>
      </w:del>
      <w:r w:rsidR="00A91FFD" w:rsidRPr="00DC7042">
        <w:rPr>
          <w:rFonts w:ascii="Times" w:hAnsi="Times"/>
          <w:lang w:val="en-US"/>
        </w:rPr>
        <w:t xml:space="preserve">outside of </w:t>
      </w:r>
      <w:proofErr w:type="spellStart"/>
      <w:r w:rsidR="00A91FFD" w:rsidRPr="00DC7042">
        <w:rPr>
          <w:rFonts w:ascii="Times" w:hAnsi="Times"/>
          <w:lang w:val="en-US"/>
        </w:rPr>
        <w:t>Ithomiini</w:t>
      </w:r>
      <w:proofErr w:type="spellEnd"/>
      <w:r w:rsidR="00A91FFD" w:rsidRPr="00DC7042">
        <w:rPr>
          <w:rFonts w:ascii="Times" w:hAnsi="Times"/>
          <w:lang w:val="en-US"/>
        </w:rPr>
        <w:t xml:space="preserve">, </w:t>
      </w:r>
      <w:del w:id="290" w:author="Marianne" w:date="2021-08-09T23:36:00Z">
        <w:r w:rsidR="00A91FFD" w:rsidRPr="00DC7042" w:rsidDel="00A92D5D">
          <w:rPr>
            <w:rFonts w:ascii="Times" w:hAnsi="Times"/>
            <w:lang w:val="en-US"/>
          </w:rPr>
          <w:delText>in Heliconius</w:delText>
        </w:r>
      </w:del>
      <w:ins w:id="291" w:author="Marianne" w:date="2021-08-09T23:36:00Z">
        <w:r w:rsidR="00A92D5D">
          <w:rPr>
            <w:rFonts w:ascii="Times" w:hAnsi="Times"/>
            <w:lang w:val="en-US"/>
          </w:rPr>
          <w:t xml:space="preserve">such as </w:t>
        </w:r>
      </w:ins>
      <w:ins w:id="292" w:author="Marianne" w:date="2021-08-09T23:42:00Z">
        <w:r w:rsidR="00A92D5D">
          <w:rPr>
            <w:rFonts w:ascii="Times" w:hAnsi="Times"/>
            <w:lang w:val="en-US"/>
          </w:rPr>
          <w:t xml:space="preserve">in </w:t>
        </w:r>
      </w:ins>
      <w:ins w:id="293" w:author="Marianne" w:date="2021-08-09T23:36:00Z">
        <w:r w:rsidR="00A92D5D">
          <w:rPr>
            <w:rFonts w:ascii="Times" w:hAnsi="Times"/>
            <w:lang w:val="en-US"/>
          </w:rPr>
          <w:t>heliconiine</w:t>
        </w:r>
      </w:ins>
      <w:r w:rsidR="00A91FFD" w:rsidRPr="00DC7042">
        <w:rPr>
          <w:rFonts w:ascii="Times" w:hAnsi="Times"/>
          <w:lang w:val="en-US"/>
        </w:rPr>
        <w:t xml:space="preserve"> butterflies</w:t>
      </w:r>
      <w:ins w:id="294" w:author="Marianne" w:date="2021-08-09T23:37:00Z">
        <w:r w:rsidR="00A92D5D">
          <w:rPr>
            <w:rFonts w:ascii="Times" w:hAnsi="Times"/>
            <w:lang w:val="en-US"/>
          </w:rPr>
          <w:t xml:space="preserve"> (</w:t>
        </w:r>
        <w:proofErr w:type="spellStart"/>
        <w:r w:rsidR="00A92D5D">
          <w:rPr>
            <w:rFonts w:ascii="Times" w:hAnsi="Times"/>
            <w:lang w:val="en-US"/>
          </w:rPr>
          <w:t>Nymphalidae</w:t>
        </w:r>
        <w:proofErr w:type="spellEnd"/>
        <w:r w:rsidR="00A92D5D">
          <w:rPr>
            <w:rFonts w:ascii="Times" w:hAnsi="Times"/>
            <w:lang w:val="en-US"/>
          </w:rPr>
          <w:t xml:space="preserve">: </w:t>
        </w:r>
        <w:proofErr w:type="spellStart"/>
        <w:r w:rsidR="00A92D5D">
          <w:rPr>
            <w:rFonts w:ascii="Times" w:hAnsi="Times"/>
            <w:lang w:val="en-US"/>
          </w:rPr>
          <w:t>Heliconiini</w:t>
        </w:r>
        <w:proofErr w:type="spellEnd"/>
        <w:r w:rsidR="00A92D5D">
          <w:rPr>
            <w:rFonts w:ascii="Times" w:hAnsi="Times"/>
            <w:lang w:val="en-US"/>
          </w:rPr>
          <w:t>)</w:t>
        </w:r>
      </w:ins>
      <w:r w:rsidR="00A91FFD" w:rsidRPr="00DC7042">
        <w:rPr>
          <w:rFonts w:ascii="Times" w:hAnsi="Times"/>
          <w:lang w:val="en-US"/>
        </w:rPr>
        <w:t xml:space="preserve"> </w:t>
      </w:r>
      <w:del w:id="295" w:author="Marianne" w:date="2021-08-09T23:36:00Z">
        <w:r w:rsidR="00A91FFD" w:rsidRPr="00DC7042" w:rsidDel="00A92D5D">
          <w:rPr>
            <w:rFonts w:ascii="Times" w:hAnsi="Times"/>
            <w:lang w:val="en-US"/>
          </w:rPr>
          <w:delText xml:space="preserve">for example, </w:delText>
        </w:r>
      </w:del>
      <w:r w:rsidR="00A91FFD" w:rsidRPr="00DC7042">
        <w:rPr>
          <w:rFonts w:ascii="Times" w:hAnsi="Times"/>
          <w:lang w:val="en-US"/>
        </w:rPr>
        <w:t xml:space="preserve">or </w:t>
      </w:r>
      <w:r w:rsidR="003953B8" w:rsidRPr="00DC7042">
        <w:rPr>
          <w:rFonts w:ascii="Times" w:hAnsi="Times"/>
          <w:lang w:val="en-US"/>
        </w:rPr>
        <w:t xml:space="preserve">in </w:t>
      </w:r>
      <w:proofErr w:type="spellStart"/>
      <w:ins w:id="296" w:author="Marianne" w:date="2021-08-09T23:38:00Z">
        <w:r w:rsidR="00A92D5D">
          <w:rPr>
            <w:rFonts w:ascii="Times" w:hAnsi="Times"/>
            <w:lang w:val="en-US"/>
          </w:rPr>
          <w:t>pericopine</w:t>
        </w:r>
        <w:proofErr w:type="spellEnd"/>
        <w:r w:rsidR="00A92D5D">
          <w:rPr>
            <w:rFonts w:ascii="Times" w:hAnsi="Times"/>
            <w:lang w:val="en-US"/>
          </w:rPr>
          <w:t xml:space="preserve"> </w:t>
        </w:r>
      </w:ins>
      <w:r w:rsidR="003953B8" w:rsidRPr="00DC7042">
        <w:rPr>
          <w:rFonts w:ascii="Times" w:hAnsi="Times"/>
          <w:lang w:val="en-US"/>
        </w:rPr>
        <w:t>tiger-moths (</w:t>
      </w:r>
      <w:proofErr w:type="spellStart"/>
      <w:r w:rsidR="003953B8" w:rsidRPr="00DC7042">
        <w:rPr>
          <w:rFonts w:ascii="Times" w:hAnsi="Times"/>
          <w:lang w:val="en-US"/>
        </w:rPr>
        <w:t>Erebidae</w:t>
      </w:r>
      <w:proofErr w:type="spellEnd"/>
      <w:r w:rsidR="003953B8" w:rsidRPr="00DC7042">
        <w:rPr>
          <w:rFonts w:ascii="Times" w:hAnsi="Times"/>
          <w:lang w:val="en-US"/>
        </w:rPr>
        <w:t xml:space="preserve">, </w:t>
      </w:r>
      <w:proofErr w:type="spellStart"/>
      <w:r w:rsidR="003953B8" w:rsidRPr="00DC7042">
        <w:rPr>
          <w:rFonts w:ascii="Times" w:hAnsi="Times"/>
          <w:lang w:val="en-US"/>
        </w:rPr>
        <w:t>Pericopina</w:t>
      </w:r>
      <w:proofErr w:type="spellEnd"/>
      <w:r w:rsidR="003953B8" w:rsidRPr="00DC7042">
        <w:rPr>
          <w:rFonts w:ascii="Times" w:hAnsi="Times"/>
          <w:lang w:val="en-US"/>
        </w:rPr>
        <w:t>)</w:t>
      </w:r>
      <w:r w:rsidR="00381A95" w:rsidRPr="00DC7042">
        <w:rPr>
          <w:rFonts w:ascii="Times" w:hAnsi="Times"/>
          <w:lang w:val="en-US"/>
        </w:rPr>
        <w:t>.</w:t>
      </w:r>
      <w:r w:rsidR="00676DD3" w:rsidRPr="00DC7042">
        <w:rPr>
          <w:rFonts w:ascii="Times" w:hAnsi="Times"/>
          <w:lang w:val="en-US"/>
        </w:rPr>
        <w:t xml:space="preserve"> One of these color patterns, </w:t>
      </w:r>
      <w:del w:id="297" w:author="Marianne" w:date="2021-08-09T23:45:00Z">
        <w:r w:rsidR="00676DD3" w:rsidRPr="00DC7042" w:rsidDel="005B41AD">
          <w:rPr>
            <w:rFonts w:ascii="Times" w:hAnsi="Times"/>
            <w:lang w:val="en-US"/>
          </w:rPr>
          <w:delText>hermias</w:delText>
        </w:r>
      </w:del>
      <w:ins w:id="298" w:author="Marianne" w:date="2021-08-09T23:45:00Z">
        <w:r w:rsidR="005B41AD">
          <w:rPr>
            <w:rFonts w:ascii="Times" w:hAnsi="Times"/>
            <w:lang w:val="en-US"/>
          </w:rPr>
          <w:t>HERMIAS</w:t>
        </w:r>
      </w:ins>
      <w:r w:rsidR="00676DD3" w:rsidRPr="00DC7042">
        <w:rPr>
          <w:rFonts w:ascii="Times" w:hAnsi="Times"/>
          <w:lang w:val="en-US"/>
        </w:rPr>
        <w:t xml:space="preserve">, is also the most probable ancestral color pattern for the </w:t>
      </w:r>
      <w:proofErr w:type="spellStart"/>
      <w:r w:rsidR="00676DD3" w:rsidRPr="00DC7042">
        <w:rPr>
          <w:rFonts w:ascii="Times" w:hAnsi="Times"/>
          <w:lang w:val="en-US"/>
        </w:rPr>
        <w:t>ithomiini</w:t>
      </w:r>
      <w:proofErr w:type="spellEnd"/>
      <w:r w:rsidR="00676DD3" w:rsidRPr="00DC7042">
        <w:rPr>
          <w:rFonts w:ascii="Times" w:hAnsi="Times"/>
          <w:lang w:val="en-US"/>
        </w:rPr>
        <w:t xml:space="preserve"> according to our ancestral state estimation. </w:t>
      </w:r>
      <w:r w:rsidR="00661E03" w:rsidRPr="00DC7042">
        <w:rPr>
          <w:rFonts w:ascii="Times" w:hAnsi="Times"/>
          <w:lang w:val="en-US"/>
        </w:rPr>
        <w:t xml:space="preserve">These results suggest maybe the existence </w:t>
      </w:r>
      <w:commentRangeStart w:id="299"/>
      <w:r w:rsidR="00661E03" w:rsidRPr="00DC7042">
        <w:rPr>
          <w:rFonts w:ascii="Times" w:hAnsi="Times"/>
          <w:lang w:val="en-US"/>
        </w:rPr>
        <w:t>of ancestral genetic abilit</w:t>
      </w:r>
      <w:r w:rsidR="001C4CF0" w:rsidRPr="00DC7042">
        <w:rPr>
          <w:rFonts w:ascii="Times" w:hAnsi="Times"/>
          <w:lang w:val="en-US"/>
        </w:rPr>
        <w:t>ies</w:t>
      </w:r>
      <w:r w:rsidR="00A37FF3" w:rsidRPr="00DC7042">
        <w:rPr>
          <w:rFonts w:ascii="Times" w:hAnsi="Times"/>
          <w:lang w:val="en-US"/>
        </w:rPr>
        <w:t xml:space="preserve"> </w:t>
      </w:r>
      <w:commentRangeEnd w:id="299"/>
      <w:r w:rsidR="005B41AD">
        <w:rPr>
          <w:rStyle w:val="CommentReference"/>
        </w:rPr>
        <w:commentReference w:id="299"/>
      </w:r>
      <w:r w:rsidR="00A37FF3" w:rsidRPr="00DC7042">
        <w:rPr>
          <w:rFonts w:ascii="Times" w:hAnsi="Times"/>
          <w:lang w:val="en-US"/>
        </w:rPr>
        <w:t>to produce these patterns that ha</w:t>
      </w:r>
      <w:r w:rsidR="00E07B89" w:rsidRPr="00DC7042">
        <w:rPr>
          <w:rFonts w:ascii="Times" w:hAnsi="Times"/>
          <w:lang w:val="en-US"/>
        </w:rPr>
        <w:t>ve</w:t>
      </w:r>
      <w:r w:rsidR="00A37FF3" w:rsidRPr="00DC7042">
        <w:rPr>
          <w:rFonts w:ascii="Times" w:hAnsi="Times"/>
          <w:lang w:val="en-US"/>
        </w:rPr>
        <w:t xml:space="preserve"> been </w:t>
      </w:r>
      <w:r w:rsidR="00922D2F" w:rsidRPr="00DC7042">
        <w:rPr>
          <w:rFonts w:ascii="Times" w:hAnsi="Times"/>
          <w:lang w:val="en-US"/>
        </w:rPr>
        <w:t>retained</w:t>
      </w:r>
      <w:r w:rsidR="00A37FF3" w:rsidRPr="00DC7042">
        <w:rPr>
          <w:rFonts w:ascii="Times" w:hAnsi="Times"/>
          <w:lang w:val="en-US"/>
        </w:rPr>
        <w:t xml:space="preserve"> over very</w:t>
      </w:r>
      <w:r w:rsidR="009F06DF" w:rsidRPr="00DC7042">
        <w:rPr>
          <w:rFonts w:ascii="Times" w:hAnsi="Times"/>
          <w:lang w:val="en-US"/>
        </w:rPr>
        <w:t xml:space="preserve"> l</w:t>
      </w:r>
      <w:r w:rsidR="00A37FF3" w:rsidRPr="00DC7042">
        <w:rPr>
          <w:rFonts w:ascii="Times" w:hAnsi="Times"/>
          <w:lang w:val="en-US"/>
        </w:rPr>
        <w:t>ong periods of time</w:t>
      </w:r>
      <w:r w:rsidR="0035247D" w:rsidRPr="00DC7042">
        <w:rPr>
          <w:rFonts w:ascii="Times" w:hAnsi="Times"/>
          <w:lang w:val="en-US"/>
        </w:rPr>
        <w:t>.</w:t>
      </w:r>
    </w:p>
    <w:p w14:paraId="655237EF" w14:textId="2165E2FA" w:rsidR="006B0072" w:rsidRPr="00DC7042" w:rsidRDefault="006B0072" w:rsidP="006B0072">
      <w:pPr>
        <w:spacing w:line="360" w:lineRule="auto"/>
        <w:rPr>
          <w:rFonts w:ascii="Times" w:hAnsi="Times"/>
          <w:lang w:val="en-US"/>
        </w:rPr>
      </w:pPr>
    </w:p>
    <w:p w14:paraId="355A7B86" w14:textId="1D87CEB3" w:rsidR="00451987" w:rsidRPr="00DC7042" w:rsidRDefault="00EE524E" w:rsidP="00451987">
      <w:pPr>
        <w:spacing w:line="360" w:lineRule="auto"/>
        <w:rPr>
          <w:rFonts w:ascii="Times" w:hAnsi="Times"/>
          <w:lang w:val="en-US"/>
        </w:rPr>
      </w:pPr>
      <w:r w:rsidRPr="00DC7042">
        <w:rPr>
          <w:rFonts w:ascii="Times" w:hAnsi="Times"/>
          <w:i/>
          <w:lang w:val="en-US"/>
        </w:rPr>
        <w:t>A steady evolution of color pattern</w:t>
      </w:r>
      <w:r w:rsidR="00737404" w:rsidRPr="00DC7042">
        <w:rPr>
          <w:rFonts w:ascii="Times" w:hAnsi="Times"/>
          <w:i/>
          <w:lang w:val="en-US"/>
        </w:rPr>
        <w:t>s</w:t>
      </w:r>
      <w:r w:rsidRPr="00DC7042">
        <w:rPr>
          <w:rFonts w:ascii="Times" w:hAnsi="Times"/>
          <w:i/>
          <w:lang w:val="en-US"/>
        </w:rPr>
        <w:t xml:space="preserve"> through time</w:t>
      </w:r>
    </w:p>
    <w:p w14:paraId="3239A329" w14:textId="231529BA" w:rsidR="00995759" w:rsidRPr="00DC7042" w:rsidRDefault="00D375E0" w:rsidP="002A45A3">
      <w:pPr>
        <w:spacing w:line="360" w:lineRule="auto"/>
        <w:rPr>
          <w:rFonts w:ascii="Times" w:hAnsi="Times"/>
          <w:lang w:val="en-US"/>
        </w:rPr>
      </w:pPr>
      <w:r w:rsidRPr="00DC7042">
        <w:rPr>
          <w:rFonts w:ascii="Times" w:hAnsi="Times"/>
          <w:lang w:val="en-US"/>
        </w:rPr>
        <w:t xml:space="preserve">When looking at the dynamics of evolution </w:t>
      </w:r>
      <w:ins w:id="300" w:author="Marianne" w:date="2021-08-09T23:52:00Z">
        <w:r w:rsidR="005B41AD">
          <w:rPr>
            <w:rFonts w:ascii="Times" w:hAnsi="Times"/>
            <w:lang w:val="en-US"/>
          </w:rPr>
          <w:t xml:space="preserve">of color pattern </w:t>
        </w:r>
      </w:ins>
      <w:r w:rsidRPr="00DC7042">
        <w:rPr>
          <w:rFonts w:ascii="Times" w:hAnsi="Times"/>
          <w:lang w:val="en-US"/>
        </w:rPr>
        <w:t xml:space="preserve">through time, we found little variation. </w:t>
      </w:r>
      <w:r w:rsidR="00A84561" w:rsidRPr="00DC7042">
        <w:rPr>
          <w:rFonts w:ascii="Times" w:hAnsi="Times"/>
          <w:lang w:val="en-US"/>
        </w:rPr>
        <w:t xml:space="preserve">During the Miocene (lasting about 17.7 My long), our results indicate that the evolution of color patterns has remained remarkably steady over time, with an increase in diversity overall proportional to the increasing number of lineages towards the present. </w:t>
      </w:r>
      <w:r w:rsidR="00DD2DEF" w:rsidRPr="00DC7042">
        <w:rPr>
          <w:rFonts w:ascii="Times" w:hAnsi="Times"/>
          <w:lang w:val="en-US"/>
        </w:rPr>
        <w:t>Only the early diversification period and t</w:t>
      </w:r>
      <w:r w:rsidR="00581D3E" w:rsidRPr="00DC7042">
        <w:rPr>
          <w:rFonts w:ascii="Times" w:hAnsi="Times"/>
          <w:lang w:val="en-US"/>
        </w:rPr>
        <w:t>he Pliocene seem</w:t>
      </w:r>
      <w:del w:id="301" w:author="Marianne" w:date="2021-08-09T23:53:00Z">
        <w:r w:rsidR="00581D3E" w:rsidRPr="00DC7042" w:rsidDel="005B41AD">
          <w:rPr>
            <w:rFonts w:ascii="Times" w:hAnsi="Times"/>
            <w:lang w:val="en-US"/>
          </w:rPr>
          <w:delText>s</w:delText>
        </w:r>
      </w:del>
      <w:r w:rsidR="00581D3E" w:rsidRPr="00DC7042">
        <w:rPr>
          <w:rFonts w:ascii="Times" w:hAnsi="Times"/>
          <w:lang w:val="en-US"/>
        </w:rPr>
        <w:t xml:space="preserve"> to be characterized by a slightly faster evolution of color patterns. </w:t>
      </w:r>
      <w:r w:rsidR="00495073" w:rsidRPr="00DC7042">
        <w:rPr>
          <w:rFonts w:ascii="Times" w:hAnsi="Times"/>
          <w:lang w:val="en-US"/>
        </w:rPr>
        <w:t xml:space="preserve">The diversity of color patterns notably doubled during </w:t>
      </w:r>
      <w:r w:rsidR="00044EFB" w:rsidRPr="00DC7042">
        <w:rPr>
          <w:rFonts w:ascii="Times" w:hAnsi="Times"/>
          <w:lang w:val="en-US"/>
        </w:rPr>
        <w:t>the Pliocene</w:t>
      </w:r>
      <w:r w:rsidR="00495073" w:rsidRPr="00DC7042">
        <w:rPr>
          <w:rFonts w:ascii="Times" w:hAnsi="Times"/>
          <w:lang w:val="en-US"/>
        </w:rPr>
        <w:t>.</w:t>
      </w:r>
      <w:r w:rsidR="00523460" w:rsidRPr="00DC7042">
        <w:rPr>
          <w:rFonts w:ascii="Times" w:hAnsi="Times"/>
          <w:lang w:val="en-US"/>
        </w:rPr>
        <w:t xml:space="preserve"> This increase in color pattern diversity certainly out-scaled </w:t>
      </w:r>
      <w:r w:rsidR="006148C1" w:rsidRPr="00DC7042">
        <w:rPr>
          <w:rFonts w:ascii="Times" w:hAnsi="Times"/>
          <w:lang w:val="en-US"/>
        </w:rPr>
        <w:t xml:space="preserve">the species diversity changes during that same period of time. </w:t>
      </w:r>
      <w:r w:rsidR="004D39E6" w:rsidRPr="00DC7042">
        <w:rPr>
          <w:rFonts w:ascii="Times" w:hAnsi="Times"/>
          <w:lang w:val="en-US"/>
        </w:rPr>
        <w:t>First, it is possible that this increase in diversity corresponds to the appearance of polymorphic species in terminal branches due to our method for estimating ancestral states</w:t>
      </w:r>
      <w:r w:rsidR="00497AD2" w:rsidRPr="00DC7042">
        <w:rPr>
          <w:rFonts w:ascii="Times" w:hAnsi="Times"/>
          <w:lang w:val="en-US"/>
        </w:rPr>
        <w:t xml:space="preserve">. Second, this pattern </w:t>
      </w:r>
      <w:del w:id="302" w:author="Marianne" w:date="2021-08-09T23:53:00Z">
        <w:r w:rsidR="00497AD2" w:rsidRPr="00DC7042" w:rsidDel="00872C54">
          <w:rPr>
            <w:rFonts w:ascii="Times" w:hAnsi="Times"/>
            <w:lang w:val="en-US"/>
          </w:rPr>
          <w:delText>interestingly resembles</w:delText>
        </w:r>
      </w:del>
      <w:ins w:id="303" w:author="Marianne" w:date="2021-08-09T23:53:00Z">
        <w:r w:rsidR="00872C54">
          <w:rPr>
            <w:rFonts w:ascii="Times" w:hAnsi="Times"/>
            <w:lang w:val="en-US"/>
          </w:rPr>
          <w:t>recalls</w:t>
        </w:r>
      </w:ins>
      <w:r w:rsidR="00497AD2" w:rsidRPr="00DC7042">
        <w:rPr>
          <w:rFonts w:ascii="Times" w:hAnsi="Times"/>
          <w:lang w:val="en-US"/>
        </w:rPr>
        <w:t xml:space="preserve"> that of the pull-of-the present </w:t>
      </w:r>
      <w:r w:rsidR="00497AD2" w:rsidRPr="00DC7042">
        <w:rPr>
          <w:rFonts w:ascii="Times" w:hAnsi="Times"/>
          <w:lang w:val="en-US"/>
        </w:rPr>
        <w:lastRenderedPageBreak/>
        <w:t xml:space="preserve">described in </w:t>
      </w:r>
      <w:r w:rsidR="003B0495" w:rsidRPr="00DC7042">
        <w:rPr>
          <w:rFonts w:ascii="Times" w:hAnsi="Times"/>
          <w:lang w:val="en-US"/>
        </w:rPr>
        <w:t>birth-death</w:t>
      </w:r>
      <w:r w:rsidR="00497AD2" w:rsidRPr="00DC7042">
        <w:rPr>
          <w:rFonts w:ascii="Times" w:hAnsi="Times"/>
          <w:lang w:val="en-US"/>
        </w:rPr>
        <w:t xml:space="preserve"> models, where </w:t>
      </w:r>
      <w:ins w:id="304" w:author="Marianne" w:date="2021-08-09T23:54:00Z">
        <w:r w:rsidR="00872C54">
          <w:rPr>
            <w:rFonts w:ascii="Times" w:hAnsi="Times"/>
            <w:lang w:val="en-US"/>
          </w:rPr>
          <w:t xml:space="preserve">a number of </w:t>
        </w:r>
      </w:ins>
      <w:r w:rsidR="003B0495" w:rsidRPr="00DC7042">
        <w:rPr>
          <w:rFonts w:ascii="Times" w:hAnsi="Times"/>
          <w:lang w:val="en-US"/>
        </w:rPr>
        <w:t xml:space="preserve">recently formed </w:t>
      </w:r>
      <w:r w:rsidR="00EC40F1" w:rsidRPr="00DC7042">
        <w:rPr>
          <w:rFonts w:ascii="Times" w:hAnsi="Times"/>
          <w:lang w:val="en-US"/>
        </w:rPr>
        <w:t>lineages (or color patterns in this case)</w:t>
      </w:r>
      <w:r w:rsidR="003B0495" w:rsidRPr="00DC7042">
        <w:rPr>
          <w:rFonts w:ascii="Times" w:hAnsi="Times"/>
          <w:lang w:val="en-US"/>
        </w:rPr>
        <w:t xml:space="preserve"> </w:t>
      </w:r>
      <w:ins w:id="305" w:author="Marianne" w:date="2021-08-09T23:54:00Z">
        <w:r w:rsidR="00872C54">
          <w:rPr>
            <w:rFonts w:ascii="Times" w:hAnsi="Times"/>
            <w:lang w:val="en-US"/>
          </w:rPr>
          <w:t xml:space="preserve">will undergo extinction but </w:t>
        </w:r>
      </w:ins>
      <w:r w:rsidR="003B0495" w:rsidRPr="00DC7042">
        <w:rPr>
          <w:rFonts w:ascii="Times" w:hAnsi="Times"/>
          <w:lang w:val="en-US"/>
        </w:rPr>
        <w:t>are</w:t>
      </w:r>
      <w:r w:rsidR="00FC5D57" w:rsidRPr="00DC7042">
        <w:rPr>
          <w:rFonts w:ascii="Times" w:hAnsi="Times"/>
          <w:lang w:val="en-US"/>
        </w:rPr>
        <w:t xml:space="preserve"> still</w:t>
      </w:r>
      <w:r w:rsidR="003B0495" w:rsidRPr="00DC7042">
        <w:rPr>
          <w:rFonts w:ascii="Times" w:hAnsi="Times"/>
          <w:lang w:val="en-US"/>
        </w:rPr>
        <w:t xml:space="preserve"> </w:t>
      </w:r>
      <w:r w:rsidR="008C4233" w:rsidRPr="00DC7042">
        <w:rPr>
          <w:rFonts w:ascii="Times" w:hAnsi="Times"/>
          <w:lang w:val="en-US"/>
        </w:rPr>
        <w:t>observed</w:t>
      </w:r>
      <w:r w:rsidR="003B0495" w:rsidRPr="00DC7042">
        <w:rPr>
          <w:rFonts w:ascii="Times" w:hAnsi="Times"/>
          <w:lang w:val="en-US"/>
        </w:rPr>
        <w:t xml:space="preserve"> </w:t>
      </w:r>
      <w:del w:id="306" w:author="Marianne" w:date="2021-08-09T23:54:00Z">
        <w:r w:rsidR="003B0495" w:rsidRPr="00DC7042" w:rsidDel="00872C54">
          <w:rPr>
            <w:rFonts w:ascii="Times" w:hAnsi="Times"/>
            <w:lang w:val="en-US"/>
          </w:rPr>
          <w:delText>but about go extinct</w:delText>
        </w:r>
      </w:del>
      <w:ins w:id="307" w:author="Marianne" w:date="2021-08-09T23:54:00Z">
        <w:r w:rsidR="00872C54">
          <w:rPr>
            <w:rFonts w:ascii="Times" w:hAnsi="Times"/>
            <w:lang w:val="en-US"/>
          </w:rPr>
          <w:t>at present</w:t>
        </w:r>
      </w:ins>
      <w:r w:rsidR="003B0495" w:rsidRPr="00DC7042">
        <w:rPr>
          <w:rFonts w:ascii="Times" w:hAnsi="Times"/>
          <w:lang w:val="en-US"/>
        </w:rPr>
        <w:t>.</w:t>
      </w:r>
      <w:r w:rsidR="00D2065F" w:rsidRPr="00DC7042">
        <w:rPr>
          <w:rFonts w:ascii="Times" w:hAnsi="Times"/>
          <w:lang w:val="en-US"/>
        </w:rPr>
        <w:t xml:space="preserve"> </w:t>
      </w:r>
      <w:r w:rsidR="00A84561" w:rsidRPr="00DC7042">
        <w:rPr>
          <w:rFonts w:ascii="Times" w:hAnsi="Times"/>
          <w:lang w:val="en-US"/>
        </w:rPr>
        <w:t>Overall however</w:t>
      </w:r>
      <w:r w:rsidR="002A45A3" w:rsidRPr="00DC7042">
        <w:rPr>
          <w:rFonts w:ascii="Times" w:hAnsi="Times"/>
          <w:lang w:val="en-US"/>
        </w:rPr>
        <w:t xml:space="preserve">, we do not identify any </w:t>
      </w:r>
      <w:r w:rsidR="0047462A" w:rsidRPr="00DC7042">
        <w:rPr>
          <w:rFonts w:ascii="Times" w:hAnsi="Times"/>
          <w:lang w:val="en-US"/>
        </w:rPr>
        <w:t>specific</w:t>
      </w:r>
      <w:r w:rsidR="002A45A3" w:rsidRPr="00DC7042">
        <w:rPr>
          <w:rFonts w:ascii="Times" w:hAnsi="Times"/>
          <w:lang w:val="en-US"/>
        </w:rPr>
        <w:t xml:space="preserve"> interaction between increasing species diversity and color pattern</w:t>
      </w:r>
      <w:r w:rsidR="00F45848" w:rsidRPr="00DC7042">
        <w:rPr>
          <w:rFonts w:ascii="Times" w:hAnsi="Times"/>
          <w:lang w:val="en-US"/>
        </w:rPr>
        <w:t xml:space="preserve"> </w:t>
      </w:r>
      <w:r w:rsidR="00F3611E" w:rsidRPr="00DC7042">
        <w:rPr>
          <w:rFonts w:ascii="Times" w:hAnsi="Times"/>
          <w:lang w:val="en-US"/>
        </w:rPr>
        <w:t>diversification</w:t>
      </w:r>
      <w:r w:rsidR="00A84931" w:rsidRPr="00DC7042">
        <w:rPr>
          <w:rFonts w:ascii="Times" w:hAnsi="Times"/>
          <w:lang w:val="en-US"/>
        </w:rPr>
        <w:t xml:space="preserve">, </w:t>
      </w:r>
      <w:r w:rsidR="007D71FE" w:rsidRPr="00DC7042">
        <w:rPr>
          <w:rFonts w:ascii="Times" w:hAnsi="Times"/>
          <w:lang w:val="en-US"/>
        </w:rPr>
        <w:t>in particular</w:t>
      </w:r>
      <w:r w:rsidR="00D8677F" w:rsidRPr="00DC7042">
        <w:rPr>
          <w:rFonts w:ascii="Times" w:hAnsi="Times"/>
          <w:lang w:val="en-US"/>
        </w:rPr>
        <w:t xml:space="preserve"> no</w:t>
      </w:r>
      <w:r w:rsidR="00A84931" w:rsidRPr="00DC7042">
        <w:rPr>
          <w:rFonts w:ascii="Times" w:hAnsi="Times"/>
          <w:lang w:val="en-US"/>
        </w:rPr>
        <w:t xml:space="preserve"> </w:t>
      </w:r>
      <w:r w:rsidR="007747FD" w:rsidRPr="00DC7042">
        <w:rPr>
          <w:rFonts w:ascii="Times" w:hAnsi="Times"/>
          <w:lang w:val="en-US"/>
        </w:rPr>
        <w:t xml:space="preserve">effect of </w:t>
      </w:r>
      <w:r w:rsidR="00A84931" w:rsidRPr="00DC7042">
        <w:rPr>
          <w:rFonts w:ascii="Times" w:hAnsi="Times"/>
          <w:lang w:val="en-US"/>
        </w:rPr>
        <w:t>saturation</w:t>
      </w:r>
      <w:r w:rsidR="007747FD" w:rsidRPr="00DC7042">
        <w:rPr>
          <w:rFonts w:ascii="Times" w:hAnsi="Times"/>
          <w:lang w:val="en-US"/>
        </w:rPr>
        <w:t xml:space="preserve"> of the number of color patterns</w:t>
      </w:r>
      <w:r w:rsidR="00D8677F" w:rsidRPr="00DC7042">
        <w:rPr>
          <w:rFonts w:ascii="Times" w:hAnsi="Times"/>
          <w:lang w:val="en-US"/>
        </w:rPr>
        <w:t>.</w:t>
      </w:r>
    </w:p>
    <w:p w14:paraId="58C92818" w14:textId="0AAA67A9" w:rsidR="00995759" w:rsidRPr="00DC7042" w:rsidRDefault="00995759" w:rsidP="002A45A3">
      <w:pPr>
        <w:spacing w:line="360" w:lineRule="auto"/>
        <w:rPr>
          <w:rFonts w:ascii="Times" w:hAnsi="Times"/>
          <w:lang w:val="en-US"/>
        </w:rPr>
      </w:pPr>
    </w:p>
    <w:p w14:paraId="22B2B574" w14:textId="3B92231F" w:rsidR="00BE67F7" w:rsidRPr="00DC7042" w:rsidRDefault="00AE15DC" w:rsidP="00BE67F7">
      <w:pPr>
        <w:spacing w:line="360" w:lineRule="auto"/>
        <w:rPr>
          <w:rFonts w:ascii="Times" w:hAnsi="Times"/>
          <w:lang w:val="en-US"/>
        </w:rPr>
      </w:pPr>
      <w:r w:rsidRPr="00DC7042">
        <w:rPr>
          <w:rFonts w:ascii="Times" w:hAnsi="Times"/>
          <w:i/>
          <w:lang w:val="en-US"/>
        </w:rPr>
        <w:t xml:space="preserve">Species richness in color pattern </w:t>
      </w:r>
      <w:r w:rsidR="00202E55" w:rsidRPr="00DC7042">
        <w:rPr>
          <w:rFonts w:ascii="Times" w:hAnsi="Times"/>
          <w:i/>
          <w:lang w:val="en-US"/>
        </w:rPr>
        <w:t>increases with t</w:t>
      </w:r>
      <w:r w:rsidR="002F603D" w:rsidRPr="00DC7042">
        <w:rPr>
          <w:rFonts w:ascii="Times" w:hAnsi="Times"/>
          <w:i/>
          <w:lang w:val="en-US"/>
        </w:rPr>
        <w:t>ime-for-speciation</w:t>
      </w:r>
    </w:p>
    <w:p w14:paraId="2148FC1B" w14:textId="3DF711BE" w:rsidR="00554802" w:rsidRPr="00DC7042" w:rsidRDefault="002843B3" w:rsidP="002A45A3">
      <w:pPr>
        <w:spacing w:line="360" w:lineRule="auto"/>
        <w:rPr>
          <w:rFonts w:ascii="Times" w:hAnsi="Times"/>
          <w:lang w:val="en-US"/>
        </w:rPr>
      </w:pPr>
      <w:del w:id="308" w:author="Marianne" w:date="2021-08-09T23:56:00Z">
        <w:r w:rsidRPr="00DC7042" w:rsidDel="00872C54">
          <w:rPr>
            <w:rFonts w:ascii="Times" w:hAnsi="Times"/>
            <w:lang w:val="en-US"/>
          </w:rPr>
          <w:delText>As much as c</w:delText>
        </w:r>
      </w:del>
      <w:ins w:id="309" w:author="Marianne" w:date="2021-08-09T23:56:00Z">
        <w:r w:rsidR="00872C54">
          <w:rPr>
            <w:rFonts w:ascii="Times" w:hAnsi="Times"/>
            <w:lang w:val="en-US"/>
          </w:rPr>
          <w:t>C</w:t>
        </w:r>
      </w:ins>
      <w:r w:rsidRPr="00DC7042">
        <w:rPr>
          <w:rFonts w:ascii="Times" w:hAnsi="Times"/>
          <w:lang w:val="en-US"/>
        </w:rPr>
        <w:t>olor pattern</w:t>
      </w:r>
      <w:ins w:id="310" w:author="Marianne" w:date="2021-08-09T23:56:00Z">
        <w:r w:rsidR="00872C54">
          <w:rPr>
            <w:rFonts w:ascii="Times" w:hAnsi="Times"/>
            <w:lang w:val="en-US"/>
          </w:rPr>
          <w:t xml:space="preserve"> diversity</w:t>
        </w:r>
      </w:ins>
      <w:del w:id="311" w:author="Marianne" w:date="2021-08-09T23:56:00Z">
        <w:r w:rsidR="00A2791B" w:rsidRPr="00DC7042" w:rsidDel="00872C54">
          <w:rPr>
            <w:rFonts w:ascii="Times" w:hAnsi="Times"/>
            <w:lang w:val="en-US"/>
          </w:rPr>
          <w:delText>s</w:delText>
        </w:r>
      </w:del>
      <w:r w:rsidRPr="00DC7042">
        <w:rPr>
          <w:rFonts w:ascii="Times" w:hAnsi="Times"/>
          <w:lang w:val="en-US"/>
        </w:rPr>
        <w:t xml:space="preserve"> accumulated over time</w:t>
      </w:r>
      <w:ins w:id="312" w:author="Marianne" w:date="2021-08-09T23:57:00Z">
        <w:r w:rsidR="00872C54">
          <w:rPr>
            <w:rFonts w:ascii="Times" w:hAnsi="Times"/>
            <w:lang w:val="en-US"/>
          </w:rPr>
          <w:t>,</w:t>
        </w:r>
      </w:ins>
      <w:r w:rsidRPr="00DC7042">
        <w:rPr>
          <w:rFonts w:ascii="Times" w:hAnsi="Times"/>
          <w:lang w:val="en-US"/>
        </w:rPr>
        <w:t xml:space="preserve"> </w:t>
      </w:r>
      <w:del w:id="313" w:author="Marianne" w:date="2021-08-09T23:57:00Z">
        <w:r w:rsidRPr="00DC7042" w:rsidDel="00872C54">
          <w:rPr>
            <w:rFonts w:ascii="Times" w:hAnsi="Times"/>
            <w:lang w:val="en-US"/>
          </w:rPr>
          <w:delText>proportionally with</w:delText>
        </w:r>
      </w:del>
      <w:ins w:id="314" w:author="Marianne" w:date="2021-08-09T23:57:00Z">
        <w:r w:rsidR="00872C54">
          <w:rPr>
            <w:rFonts w:ascii="Times" w:hAnsi="Times"/>
            <w:lang w:val="en-US"/>
          </w:rPr>
          <w:t>as</w:t>
        </w:r>
      </w:ins>
      <w:r w:rsidRPr="00DC7042">
        <w:rPr>
          <w:rFonts w:ascii="Times" w:hAnsi="Times"/>
          <w:lang w:val="en-US"/>
        </w:rPr>
        <w:t xml:space="preserve"> species diversity</w:t>
      </w:r>
      <w:ins w:id="315" w:author="Marianne" w:date="2021-08-09T23:57:00Z">
        <w:r w:rsidR="00872C54">
          <w:rPr>
            <w:rFonts w:ascii="Times" w:hAnsi="Times"/>
            <w:lang w:val="en-US"/>
          </w:rPr>
          <w:t xml:space="preserve"> increased. Similarly</w:t>
        </w:r>
      </w:ins>
      <w:r w:rsidRPr="00DC7042">
        <w:rPr>
          <w:rFonts w:ascii="Times" w:hAnsi="Times"/>
          <w:lang w:val="en-US"/>
        </w:rPr>
        <w:t xml:space="preserve">, </w:t>
      </w:r>
      <w:del w:id="316" w:author="Marianne" w:date="2021-08-09T23:57:00Z">
        <w:r w:rsidRPr="00DC7042" w:rsidDel="00872C54">
          <w:rPr>
            <w:rFonts w:ascii="Times" w:hAnsi="Times"/>
            <w:lang w:val="en-US"/>
          </w:rPr>
          <w:delText xml:space="preserve">we also found that </w:delText>
        </w:r>
      </w:del>
      <w:r w:rsidRPr="00DC7042">
        <w:rPr>
          <w:rFonts w:ascii="Times" w:hAnsi="Times"/>
          <w:lang w:val="en-US"/>
        </w:rPr>
        <w:t xml:space="preserve">species richness within color </w:t>
      </w:r>
      <w:r w:rsidR="00AB2594" w:rsidRPr="00DC7042">
        <w:rPr>
          <w:rFonts w:ascii="Times" w:hAnsi="Times"/>
          <w:lang w:val="en-US"/>
        </w:rPr>
        <w:t>patterns</w:t>
      </w:r>
      <w:r w:rsidRPr="00DC7042">
        <w:rPr>
          <w:rFonts w:ascii="Times" w:hAnsi="Times"/>
          <w:lang w:val="en-US"/>
        </w:rPr>
        <w:t xml:space="preserve"> </w:t>
      </w:r>
      <w:r w:rsidR="00A17763" w:rsidRPr="00DC7042">
        <w:rPr>
          <w:rFonts w:ascii="Times" w:hAnsi="Times"/>
          <w:lang w:val="en-US"/>
        </w:rPr>
        <w:t xml:space="preserve">significantly </w:t>
      </w:r>
      <w:r w:rsidRPr="00DC7042">
        <w:rPr>
          <w:rFonts w:ascii="Times" w:hAnsi="Times"/>
          <w:lang w:val="en-US"/>
        </w:rPr>
        <w:t>increases with time</w:t>
      </w:r>
      <w:r w:rsidR="003D5A7F" w:rsidRPr="00DC7042">
        <w:rPr>
          <w:rFonts w:ascii="Times" w:hAnsi="Times"/>
          <w:lang w:val="en-US"/>
        </w:rPr>
        <w:t xml:space="preserve">. Time alone explained 57.5% of species variance in </w:t>
      </w:r>
      <w:r w:rsidR="00846668" w:rsidRPr="00DC7042">
        <w:rPr>
          <w:rFonts w:ascii="Times" w:hAnsi="Times"/>
          <w:lang w:val="en-US"/>
        </w:rPr>
        <w:t>color pattern</w:t>
      </w:r>
      <w:r w:rsidR="002832F7" w:rsidRPr="00DC7042">
        <w:rPr>
          <w:rFonts w:ascii="Times" w:hAnsi="Times"/>
          <w:lang w:val="en-US"/>
        </w:rPr>
        <w:t xml:space="preserve">s. </w:t>
      </w:r>
      <w:r w:rsidR="002B0DA3" w:rsidRPr="00DC7042">
        <w:rPr>
          <w:rFonts w:ascii="Times" w:hAnsi="Times"/>
          <w:lang w:val="en-US"/>
        </w:rPr>
        <w:t xml:space="preserve">The effect </w:t>
      </w:r>
      <w:r w:rsidR="00443831" w:rsidRPr="00DC7042">
        <w:rPr>
          <w:rFonts w:ascii="Times" w:hAnsi="Times"/>
          <w:lang w:val="en-US"/>
        </w:rPr>
        <w:t xml:space="preserve">of </w:t>
      </w:r>
      <w:r w:rsidR="002B0DA3" w:rsidRPr="00DC7042">
        <w:rPr>
          <w:rFonts w:ascii="Times" w:hAnsi="Times"/>
          <w:lang w:val="en-US"/>
        </w:rPr>
        <w:t>time is expected as the null hypothesis if rates of transition</w:t>
      </w:r>
      <w:r w:rsidR="002D44C4" w:rsidRPr="00DC7042">
        <w:rPr>
          <w:rFonts w:ascii="Times" w:hAnsi="Times"/>
          <w:lang w:val="en-US"/>
        </w:rPr>
        <w:t xml:space="preserve"> and diversification </w:t>
      </w:r>
      <w:r w:rsidR="00075F20" w:rsidRPr="00DC7042">
        <w:rPr>
          <w:rFonts w:ascii="Times" w:hAnsi="Times"/>
          <w:lang w:val="en-US"/>
        </w:rPr>
        <w:t>remain constant and equal</w:t>
      </w:r>
      <w:r w:rsidR="002B0DA3" w:rsidRPr="00DC7042">
        <w:rPr>
          <w:rFonts w:ascii="Times" w:hAnsi="Times"/>
          <w:lang w:val="en-US"/>
        </w:rPr>
        <w:t xml:space="preserve"> between patterns</w:t>
      </w:r>
      <w:r w:rsidR="002D44C4" w:rsidRPr="00DC7042">
        <w:rPr>
          <w:rFonts w:ascii="Times" w:hAnsi="Times"/>
          <w:lang w:val="en-US"/>
        </w:rPr>
        <w:t>.</w:t>
      </w:r>
      <w:r w:rsidR="00A03D7D" w:rsidRPr="00DC7042">
        <w:rPr>
          <w:rFonts w:ascii="Times" w:hAnsi="Times"/>
          <w:lang w:val="en-US"/>
        </w:rPr>
        <w:t xml:space="preserve"> </w:t>
      </w:r>
      <w:r w:rsidR="000B59B1" w:rsidRPr="00DC7042">
        <w:rPr>
          <w:rFonts w:ascii="Times" w:hAnsi="Times"/>
          <w:lang w:val="en-US"/>
        </w:rPr>
        <w:t>The age of patterns also showed strong collinearity with other variables, in particular with the number of color pattern shifts</w:t>
      </w:r>
      <w:ins w:id="317" w:author="Marianne" w:date="2021-08-09T23:57:00Z">
        <w:r w:rsidR="00872C54">
          <w:rPr>
            <w:rFonts w:ascii="Times" w:hAnsi="Times"/>
            <w:lang w:val="en-US"/>
          </w:rPr>
          <w:t xml:space="preserve">, which is expected since older color </w:t>
        </w:r>
      </w:ins>
      <w:del w:id="318" w:author="Marianne" w:date="2021-08-10T00:09:00Z">
        <w:r w:rsidR="00604537" w:rsidRPr="00DC7042" w:rsidDel="009A66C5">
          <w:rPr>
            <w:rFonts w:ascii="Times" w:hAnsi="Times"/>
            <w:lang w:val="en-US"/>
          </w:rPr>
          <w:delText xml:space="preserve">. Older </w:delText>
        </w:r>
      </w:del>
      <w:r w:rsidR="00604537" w:rsidRPr="00DC7042">
        <w:rPr>
          <w:rFonts w:ascii="Times" w:hAnsi="Times"/>
          <w:lang w:val="en-US"/>
        </w:rPr>
        <w:t xml:space="preserve">patterns </w:t>
      </w:r>
      <w:ins w:id="319" w:author="Marianne" w:date="2021-08-10T00:10:00Z">
        <w:r w:rsidR="009A66C5">
          <w:rPr>
            <w:rFonts w:ascii="Times" w:hAnsi="Times"/>
            <w:lang w:val="en-US"/>
          </w:rPr>
          <w:t xml:space="preserve">are likely to </w:t>
        </w:r>
      </w:ins>
      <w:r w:rsidR="00604537" w:rsidRPr="00DC7042">
        <w:rPr>
          <w:rFonts w:ascii="Times" w:hAnsi="Times"/>
          <w:lang w:val="en-US"/>
        </w:rPr>
        <w:t>accumulate more evolutionary changes, both “out of” and “into”.</w:t>
      </w:r>
      <w:r w:rsidR="00EF0EFB" w:rsidRPr="00DC7042">
        <w:rPr>
          <w:rFonts w:ascii="Times" w:hAnsi="Times"/>
          <w:lang w:val="en-US"/>
        </w:rPr>
        <w:t xml:space="preserve"> This</w:t>
      </w:r>
      <w:r w:rsidR="00166DC4" w:rsidRPr="00DC7042">
        <w:rPr>
          <w:rFonts w:ascii="Times" w:hAnsi="Times"/>
          <w:lang w:val="en-US"/>
        </w:rPr>
        <w:t xml:space="preserve"> led us to primarily work on the residuals of the species richness after removing the effect of time</w:t>
      </w:r>
      <w:r w:rsidR="000B59B1" w:rsidRPr="00DC7042">
        <w:rPr>
          <w:rFonts w:ascii="Times" w:hAnsi="Times"/>
          <w:lang w:val="en-US"/>
        </w:rPr>
        <w:t>.</w:t>
      </w:r>
      <w:r w:rsidR="00E26DDA" w:rsidRPr="00DC7042">
        <w:rPr>
          <w:rFonts w:ascii="Times" w:hAnsi="Times"/>
          <w:lang w:val="en-US"/>
        </w:rPr>
        <w:t xml:space="preserve"> </w:t>
      </w:r>
      <w:r w:rsidR="003C5C17" w:rsidRPr="00DC7042">
        <w:rPr>
          <w:rFonts w:ascii="Times" w:hAnsi="Times"/>
          <w:lang w:val="en-US"/>
        </w:rPr>
        <w:t xml:space="preserve">The effect of time on </w:t>
      </w:r>
      <w:r w:rsidR="00C800A6" w:rsidRPr="00DC7042">
        <w:rPr>
          <w:rFonts w:ascii="Times" w:hAnsi="Times"/>
          <w:lang w:val="en-US"/>
        </w:rPr>
        <w:t xml:space="preserve">species richness and evolutionary changes in color patterns exemplifies once again the prevalence of “neutral” effect on species diversity inside color patterns. </w:t>
      </w:r>
      <w:r w:rsidR="003239E3" w:rsidRPr="00DC7042">
        <w:rPr>
          <w:rFonts w:ascii="Times" w:hAnsi="Times"/>
          <w:lang w:val="en-US"/>
        </w:rPr>
        <w:t>Species rich pattern</w:t>
      </w:r>
      <w:r w:rsidR="007C2F5E" w:rsidRPr="00DC7042">
        <w:rPr>
          <w:rFonts w:ascii="Times" w:hAnsi="Times"/>
          <w:lang w:val="en-US"/>
        </w:rPr>
        <w:t>s</w:t>
      </w:r>
      <w:r w:rsidR="003239E3" w:rsidRPr="00DC7042">
        <w:rPr>
          <w:rFonts w:ascii="Times" w:hAnsi="Times"/>
          <w:lang w:val="en-US"/>
        </w:rPr>
        <w:t xml:space="preserve"> do not appear “successful” thanks to particular evolutionary advantages, but primarily because </w:t>
      </w:r>
      <w:r w:rsidR="00E560AA" w:rsidRPr="00DC7042">
        <w:rPr>
          <w:rFonts w:ascii="Times" w:hAnsi="Times"/>
          <w:lang w:val="en-US"/>
        </w:rPr>
        <w:t>recent color patterns had less time to accumulate species than the older ones.</w:t>
      </w:r>
    </w:p>
    <w:p w14:paraId="78D7B389" w14:textId="22C6613E" w:rsidR="00554802" w:rsidRPr="00DC7042" w:rsidRDefault="00554802" w:rsidP="002A45A3">
      <w:pPr>
        <w:spacing w:line="360" w:lineRule="auto"/>
        <w:rPr>
          <w:rFonts w:ascii="Times" w:hAnsi="Times"/>
          <w:lang w:val="en-US"/>
        </w:rPr>
      </w:pPr>
    </w:p>
    <w:p w14:paraId="48EF57F6" w14:textId="1AD17492" w:rsidR="005E10B2" w:rsidRPr="00DC7042" w:rsidRDefault="00DB333E" w:rsidP="00401F6F">
      <w:pPr>
        <w:spacing w:line="360" w:lineRule="auto"/>
        <w:rPr>
          <w:rFonts w:ascii="Times" w:hAnsi="Times"/>
          <w:i/>
          <w:lang w:val="en-US"/>
        </w:rPr>
      </w:pPr>
      <w:r w:rsidRPr="00DC7042">
        <w:rPr>
          <w:rFonts w:ascii="Times" w:hAnsi="Times"/>
          <w:i/>
          <w:lang w:val="en-US"/>
        </w:rPr>
        <w:t xml:space="preserve">Rate of evolutionary changes </w:t>
      </w:r>
      <w:r w:rsidRPr="00DC7042">
        <w:rPr>
          <w:rFonts w:ascii="Times" w:hAnsi="Times"/>
          <w:lang w:val="en-US"/>
        </w:rPr>
        <w:t>versus</w:t>
      </w:r>
      <w:r w:rsidRPr="00DC7042">
        <w:rPr>
          <w:rFonts w:ascii="Times" w:hAnsi="Times"/>
          <w:i/>
          <w:lang w:val="en-US"/>
        </w:rPr>
        <w:t xml:space="preserve"> rate of diversification</w:t>
      </w:r>
    </w:p>
    <w:p w14:paraId="79570699" w14:textId="1A3B071A" w:rsidR="00C3169B" w:rsidRPr="00DC7042" w:rsidRDefault="00354D95" w:rsidP="005244F5">
      <w:pPr>
        <w:spacing w:line="360" w:lineRule="auto"/>
        <w:rPr>
          <w:rFonts w:ascii="Times" w:hAnsi="Times"/>
          <w:lang w:val="en-US"/>
        </w:rPr>
      </w:pPr>
      <w:r w:rsidRPr="00DC7042">
        <w:rPr>
          <w:rFonts w:ascii="Times" w:hAnsi="Times"/>
          <w:lang w:val="en-US"/>
        </w:rPr>
        <w:t xml:space="preserve">The number of </w:t>
      </w:r>
      <w:r w:rsidR="00593921" w:rsidRPr="00DC7042">
        <w:rPr>
          <w:rFonts w:ascii="Times" w:hAnsi="Times"/>
          <w:lang w:val="en-US"/>
        </w:rPr>
        <w:t>times</w:t>
      </w:r>
      <w:r w:rsidRPr="00DC7042">
        <w:rPr>
          <w:rFonts w:ascii="Times" w:hAnsi="Times"/>
          <w:lang w:val="en-US"/>
        </w:rPr>
        <w:t xml:space="preserve"> a color pattern was acquired strongly correlates with (residual) species richness. In our </w:t>
      </w:r>
      <w:r w:rsidR="00196E29" w:rsidRPr="00DC7042">
        <w:rPr>
          <w:rFonts w:ascii="Times" w:hAnsi="Times"/>
          <w:lang w:val="en-US"/>
        </w:rPr>
        <w:t xml:space="preserve">linear model accounting for all predictor variables, convergent events </w:t>
      </w:r>
      <w:ins w:id="320" w:author="Marianne" w:date="2021-08-10T00:16:00Z">
        <w:r w:rsidR="00790380">
          <w:rPr>
            <w:rFonts w:ascii="Times" w:hAnsi="Times"/>
            <w:lang w:val="en-US"/>
          </w:rPr>
          <w:t>(</w:t>
        </w:r>
        <w:proofErr w:type="spellStart"/>
        <w:r w:rsidR="00790380">
          <w:rPr>
            <w:rFonts w:ascii="Times" w:hAnsi="Times"/>
            <w:lang w:val="en-US"/>
          </w:rPr>
          <w:t>i</w:t>
        </w:r>
        <w:proofErr w:type="spellEnd"/>
        <w:r w:rsidR="00790380">
          <w:rPr>
            <w:rFonts w:ascii="Times" w:hAnsi="Times"/>
            <w:lang w:val="en-US"/>
          </w:rPr>
          <w:t xml:space="preserve">. e., shifts “into”) </w:t>
        </w:r>
      </w:ins>
      <w:r w:rsidR="00196E29" w:rsidRPr="00DC7042">
        <w:rPr>
          <w:rFonts w:ascii="Times" w:hAnsi="Times"/>
          <w:lang w:val="en-US"/>
        </w:rPr>
        <w:t>account for 43.2 % of species variance.</w:t>
      </w:r>
      <w:r w:rsidR="00874E60" w:rsidRPr="00DC7042">
        <w:rPr>
          <w:rFonts w:ascii="Times" w:hAnsi="Times"/>
          <w:lang w:val="en-US"/>
        </w:rPr>
        <w:t xml:space="preserve"> Hence, repeated evolutionary gain of a color pattern seem to have</w:t>
      </w:r>
      <w:r w:rsidR="008C1506" w:rsidRPr="00DC7042">
        <w:rPr>
          <w:rFonts w:ascii="Times" w:hAnsi="Times"/>
          <w:lang w:val="en-US"/>
        </w:rPr>
        <w:t xml:space="preserve"> been</w:t>
      </w:r>
      <w:r w:rsidR="00874E60" w:rsidRPr="00DC7042">
        <w:rPr>
          <w:rFonts w:ascii="Times" w:hAnsi="Times"/>
          <w:lang w:val="en-US"/>
        </w:rPr>
        <w:t xml:space="preserve"> playing an important role in the </w:t>
      </w:r>
      <w:r w:rsidR="009E0014" w:rsidRPr="00DC7042">
        <w:rPr>
          <w:rFonts w:ascii="Times" w:hAnsi="Times"/>
          <w:lang w:val="en-US"/>
        </w:rPr>
        <w:t xml:space="preserve">evolutionary </w:t>
      </w:r>
      <w:r w:rsidR="00874E60" w:rsidRPr="00DC7042">
        <w:rPr>
          <w:rFonts w:ascii="Times" w:hAnsi="Times"/>
          <w:lang w:val="en-US"/>
        </w:rPr>
        <w:t xml:space="preserve">success </w:t>
      </w:r>
      <w:r w:rsidR="00732B44" w:rsidRPr="00DC7042">
        <w:rPr>
          <w:rFonts w:ascii="Times" w:hAnsi="Times"/>
          <w:lang w:val="en-US"/>
        </w:rPr>
        <w:t>of</w:t>
      </w:r>
      <w:r w:rsidR="00874E60" w:rsidRPr="00DC7042">
        <w:rPr>
          <w:rFonts w:ascii="Times" w:hAnsi="Times"/>
          <w:lang w:val="en-US"/>
        </w:rPr>
        <w:t xml:space="preserve"> color patterns</w:t>
      </w:r>
      <w:r w:rsidR="00C3277D" w:rsidRPr="00DC7042">
        <w:rPr>
          <w:rFonts w:ascii="Times" w:hAnsi="Times"/>
          <w:lang w:val="en-US"/>
        </w:rPr>
        <w:t xml:space="preserve">. </w:t>
      </w:r>
      <w:r w:rsidR="003125A4" w:rsidRPr="00DC7042">
        <w:rPr>
          <w:rFonts w:ascii="Times" w:hAnsi="Times"/>
          <w:lang w:val="en-US"/>
        </w:rPr>
        <w:t>Yet, the picture is actually more complex than it looks</w:t>
      </w:r>
      <w:r w:rsidR="00FB4633" w:rsidRPr="00DC7042">
        <w:rPr>
          <w:rFonts w:ascii="Times" w:hAnsi="Times"/>
          <w:lang w:val="en-US"/>
        </w:rPr>
        <w:t xml:space="preserve">, because </w:t>
      </w:r>
      <w:r w:rsidR="00371AAD" w:rsidRPr="00DC7042">
        <w:rPr>
          <w:rFonts w:ascii="Times" w:hAnsi="Times"/>
          <w:lang w:val="en-US"/>
        </w:rPr>
        <w:t xml:space="preserve">contrary to our expectations, </w:t>
      </w:r>
      <w:commentRangeStart w:id="321"/>
      <w:r w:rsidR="00371AAD" w:rsidRPr="00DC7042">
        <w:rPr>
          <w:rFonts w:ascii="Times" w:hAnsi="Times"/>
          <w:lang w:val="en-US"/>
        </w:rPr>
        <w:t>the number of shifts “</w:t>
      </w:r>
      <w:proofErr w:type="spellStart"/>
      <w:r w:rsidR="00371AAD" w:rsidRPr="00DC7042">
        <w:rPr>
          <w:rFonts w:ascii="Times" w:hAnsi="Times"/>
          <w:lang w:val="en-US"/>
        </w:rPr>
        <w:t>out-of</w:t>
      </w:r>
      <w:proofErr w:type="spellEnd"/>
      <w:r w:rsidR="00371AAD" w:rsidRPr="00DC7042">
        <w:rPr>
          <w:rFonts w:ascii="Times" w:hAnsi="Times"/>
          <w:lang w:val="en-US"/>
        </w:rPr>
        <w:t>” also increases with species richness</w:t>
      </w:r>
      <w:commentRangeEnd w:id="321"/>
      <w:r w:rsidR="00790380">
        <w:rPr>
          <w:rStyle w:val="CommentReference"/>
        </w:rPr>
        <w:commentReference w:id="321"/>
      </w:r>
      <w:r w:rsidR="00E134AF" w:rsidRPr="00DC7042">
        <w:rPr>
          <w:rFonts w:ascii="Times" w:hAnsi="Times"/>
          <w:lang w:val="en-US"/>
        </w:rPr>
        <w:t xml:space="preserve">, meaning that species richness patterns are also those who lost most species through evolutionary changes. </w:t>
      </w:r>
      <w:r w:rsidR="00235931" w:rsidRPr="00DC7042">
        <w:rPr>
          <w:rFonts w:ascii="Times" w:hAnsi="Times"/>
          <w:lang w:val="en-US"/>
        </w:rPr>
        <w:t xml:space="preserve">Furthermore, we found that </w:t>
      </w:r>
      <w:r w:rsidR="001A4604" w:rsidRPr="00DC7042">
        <w:rPr>
          <w:rFonts w:ascii="Times" w:hAnsi="Times"/>
          <w:lang w:val="en-US"/>
        </w:rPr>
        <w:t xml:space="preserve">the </w:t>
      </w:r>
      <w:del w:id="322" w:author="Marianne" w:date="2021-08-10T00:19:00Z">
        <w:r w:rsidR="001A4604" w:rsidRPr="00DC7042" w:rsidDel="00790380">
          <w:rPr>
            <w:rFonts w:ascii="Times" w:hAnsi="Times"/>
            <w:lang w:val="en-US"/>
          </w:rPr>
          <w:delText xml:space="preserve">more </w:delText>
        </w:r>
      </w:del>
      <w:ins w:id="323" w:author="Marianne" w:date="2021-08-10T00:19:00Z">
        <w:r w:rsidR="00790380">
          <w:rPr>
            <w:rFonts w:ascii="Times" w:hAnsi="Times"/>
            <w:lang w:val="en-US"/>
          </w:rPr>
          <w:t>richer the</w:t>
        </w:r>
        <w:r w:rsidR="00790380" w:rsidRPr="00DC7042">
          <w:rPr>
            <w:rFonts w:ascii="Times" w:hAnsi="Times"/>
            <w:lang w:val="en-US"/>
          </w:rPr>
          <w:t xml:space="preserve"> </w:t>
        </w:r>
      </w:ins>
      <w:r w:rsidR="001A4604" w:rsidRPr="00DC7042">
        <w:rPr>
          <w:rFonts w:ascii="Times" w:hAnsi="Times"/>
          <w:lang w:val="en-US"/>
        </w:rPr>
        <w:t>color patterns</w:t>
      </w:r>
      <w:del w:id="324" w:author="Marianne" w:date="2021-08-10T00:19:00Z">
        <w:r w:rsidR="001A4604" w:rsidRPr="00DC7042" w:rsidDel="00790380">
          <w:rPr>
            <w:rFonts w:ascii="Times" w:hAnsi="Times"/>
            <w:lang w:val="en-US"/>
          </w:rPr>
          <w:delText xml:space="preserve"> become rich</w:delText>
        </w:r>
      </w:del>
      <w:r w:rsidR="001A4604" w:rsidRPr="00DC7042">
        <w:rPr>
          <w:rFonts w:ascii="Times" w:hAnsi="Times"/>
          <w:lang w:val="en-US"/>
        </w:rPr>
        <w:t xml:space="preserve">, the </w:t>
      </w:r>
      <w:del w:id="325" w:author="Marianne" w:date="2021-08-10T00:19:00Z">
        <w:r w:rsidR="001A4604" w:rsidRPr="00DC7042" w:rsidDel="00790380">
          <w:rPr>
            <w:rFonts w:ascii="Times" w:hAnsi="Times"/>
            <w:lang w:val="en-US"/>
          </w:rPr>
          <w:delText xml:space="preserve">more </w:delText>
        </w:r>
      </w:del>
      <w:ins w:id="326" w:author="Marianne" w:date="2021-08-10T00:19:00Z">
        <w:r w:rsidR="00790380">
          <w:rPr>
            <w:rFonts w:ascii="Times" w:hAnsi="Times"/>
            <w:lang w:val="en-US"/>
          </w:rPr>
          <w:t xml:space="preserve">higher </w:t>
        </w:r>
      </w:ins>
      <w:r w:rsidR="001A4604" w:rsidRPr="00DC7042">
        <w:rPr>
          <w:rFonts w:ascii="Times" w:hAnsi="Times"/>
          <w:lang w:val="en-US"/>
        </w:rPr>
        <w:t xml:space="preserve">the </w:t>
      </w:r>
      <w:del w:id="327" w:author="Marianne" w:date="2021-08-10T00:19:00Z">
        <w:r w:rsidR="001A4604" w:rsidRPr="00DC7042" w:rsidDel="00790380">
          <w:rPr>
            <w:rFonts w:ascii="Times" w:hAnsi="Times"/>
            <w:lang w:val="en-US"/>
          </w:rPr>
          <w:delText xml:space="preserve">number </w:delText>
        </w:r>
        <w:r w:rsidR="00860E11" w:rsidRPr="00DC7042" w:rsidDel="00790380">
          <w:rPr>
            <w:rFonts w:ascii="Times" w:hAnsi="Times"/>
            <w:lang w:val="en-US"/>
          </w:rPr>
          <w:delText xml:space="preserve">of </w:delText>
        </w:r>
      </w:del>
      <w:ins w:id="328" w:author="Marianne" w:date="2021-08-10T00:19:00Z">
        <w:r w:rsidR="00790380">
          <w:rPr>
            <w:rFonts w:ascii="Times" w:hAnsi="Times"/>
            <w:lang w:val="en-US"/>
          </w:rPr>
          <w:t xml:space="preserve">net </w:t>
        </w:r>
      </w:ins>
      <w:r w:rsidR="005B320A" w:rsidRPr="00DC7042">
        <w:rPr>
          <w:rFonts w:ascii="Times" w:hAnsi="Times"/>
          <w:lang w:val="en-US"/>
        </w:rPr>
        <w:t>losses</w:t>
      </w:r>
      <w:del w:id="329" w:author="Marianne" w:date="2021-08-10T00:20:00Z">
        <w:r w:rsidR="001A4604" w:rsidRPr="00DC7042" w:rsidDel="00790380">
          <w:rPr>
            <w:rFonts w:ascii="Times" w:hAnsi="Times"/>
            <w:lang w:val="en-US"/>
          </w:rPr>
          <w:delText xml:space="preserve"> exceeds the number of gain</w:delText>
        </w:r>
        <w:r w:rsidR="00665706" w:rsidRPr="00DC7042" w:rsidDel="00790380">
          <w:rPr>
            <w:rFonts w:ascii="Times" w:hAnsi="Times"/>
            <w:lang w:val="en-US"/>
          </w:rPr>
          <w:delText>s</w:delText>
        </w:r>
      </w:del>
      <w:r w:rsidR="00665706" w:rsidRPr="00DC7042">
        <w:rPr>
          <w:rFonts w:ascii="Times" w:hAnsi="Times"/>
          <w:lang w:val="en-US"/>
        </w:rPr>
        <w:t>.</w:t>
      </w:r>
      <w:r w:rsidR="008A1B2B" w:rsidRPr="00DC7042">
        <w:rPr>
          <w:rFonts w:ascii="Times" w:hAnsi="Times"/>
          <w:lang w:val="en-US"/>
        </w:rPr>
        <w:t xml:space="preserve"> </w:t>
      </w:r>
      <w:r w:rsidR="00367E53" w:rsidRPr="00DC7042">
        <w:rPr>
          <w:rFonts w:ascii="Times" w:hAnsi="Times"/>
          <w:lang w:val="en-US"/>
        </w:rPr>
        <w:t>To solve this</w:t>
      </w:r>
      <w:r w:rsidR="0099777E" w:rsidRPr="00DC7042">
        <w:rPr>
          <w:rFonts w:ascii="Times" w:hAnsi="Times"/>
          <w:lang w:val="en-US"/>
        </w:rPr>
        <w:t xml:space="preserve"> </w:t>
      </w:r>
      <w:r w:rsidR="00E5794F" w:rsidRPr="00DC7042">
        <w:rPr>
          <w:rFonts w:ascii="Times" w:hAnsi="Times"/>
          <w:lang w:val="en-US"/>
        </w:rPr>
        <w:t>paradoxical</w:t>
      </w:r>
      <w:r w:rsidR="0099777E" w:rsidRPr="00DC7042">
        <w:rPr>
          <w:rFonts w:ascii="Times" w:hAnsi="Times"/>
          <w:lang w:val="en-US"/>
        </w:rPr>
        <w:t xml:space="preserve"> </w:t>
      </w:r>
      <w:r w:rsidR="00252AAE" w:rsidRPr="00DC7042">
        <w:rPr>
          <w:rFonts w:ascii="Times" w:hAnsi="Times"/>
          <w:lang w:val="en-US"/>
        </w:rPr>
        <w:t>result,</w:t>
      </w:r>
      <w:r w:rsidR="0099777E" w:rsidRPr="00DC7042">
        <w:rPr>
          <w:rFonts w:ascii="Times" w:hAnsi="Times"/>
          <w:lang w:val="en-US"/>
        </w:rPr>
        <w:t xml:space="preserve"> </w:t>
      </w:r>
      <w:r w:rsidR="00E5794F" w:rsidRPr="00DC7042">
        <w:rPr>
          <w:rFonts w:ascii="Times" w:hAnsi="Times"/>
          <w:lang w:val="en-US"/>
        </w:rPr>
        <w:t xml:space="preserve">we </w:t>
      </w:r>
      <w:r w:rsidR="0034098D" w:rsidRPr="00DC7042">
        <w:rPr>
          <w:rFonts w:ascii="Times" w:hAnsi="Times"/>
          <w:lang w:val="en-US"/>
        </w:rPr>
        <w:t xml:space="preserve">must assume that </w:t>
      </w:r>
      <w:r w:rsidR="00E35854" w:rsidRPr="00DC7042">
        <w:rPr>
          <w:rFonts w:ascii="Times" w:hAnsi="Times"/>
          <w:lang w:val="en-US"/>
        </w:rPr>
        <w:t xml:space="preserve">the rate of speciation without color pattern </w:t>
      </w:r>
      <w:r w:rsidR="006C5F68" w:rsidRPr="00DC7042">
        <w:rPr>
          <w:rFonts w:ascii="Times" w:hAnsi="Times"/>
          <w:lang w:val="en-US"/>
        </w:rPr>
        <w:t>shift exceeds the rate of color pattern loss due to evolutio</w:t>
      </w:r>
      <w:r w:rsidR="00373AE7" w:rsidRPr="00DC7042">
        <w:rPr>
          <w:rFonts w:ascii="Times" w:hAnsi="Times"/>
          <w:lang w:val="en-US"/>
        </w:rPr>
        <w:t>n</w:t>
      </w:r>
      <w:r w:rsidR="006C5F68" w:rsidRPr="00DC7042">
        <w:rPr>
          <w:rFonts w:ascii="Times" w:hAnsi="Times"/>
          <w:lang w:val="en-US"/>
        </w:rPr>
        <w:t>ary shifts</w:t>
      </w:r>
      <w:r w:rsidR="00E94F4B" w:rsidRPr="00DC7042">
        <w:rPr>
          <w:rFonts w:ascii="Times" w:hAnsi="Times"/>
          <w:lang w:val="en-US"/>
        </w:rPr>
        <w:t xml:space="preserve">. </w:t>
      </w:r>
      <w:r w:rsidR="004E328B" w:rsidRPr="00DC7042">
        <w:rPr>
          <w:rFonts w:ascii="Times" w:hAnsi="Times"/>
          <w:lang w:val="en-US"/>
        </w:rPr>
        <w:t xml:space="preserve">Our results on diversification </w:t>
      </w:r>
      <w:r w:rsidR="007F3E27" w:rsidRPr="00DC7042">
        <w:rPr>
          <w:rFonts w:ascii="Times" w:hAnsi="Times"/>
          <w:lang w:val="en-US"/>
        </w:rPr>
        <w:t xml:space="preserve">indirectly support this hypothesis. We find a </w:t>
      </w:r>
      <w:r w:rsidR="001B68E3" w:rsidRPr="00DC7042">
        <w:rPr>
          <w:rFonts w:ascii="Times" w:hAnsi="Times"/>
          <w:lang w:val="en-US"/>
        </w:rPr>
        <w:t>positive</w:t>
      </w:r>
      <w:r w:rsidR="007F3E27" w:rsidRPr="00DC7042">
        <w:rPr>
          <w:rFonts w:ascii="Times" w:hAnsi="Times"/>
          <w:lang w:val="en-US"/>
        </w:rPr>
        <w:t xml:space="preserve"> relationship between (residual) species richness and</w:t>
      </w:r>
      <w:r w:rsidR="0060683F" w:rsidRPr="00DC7042">
        <w:rPr>
          <w:rFonts w:ascii="Times" w:hAnsi="Times"/>
          <w:lang w:val="en-US"/>
        </w:rPr>
        <w:t xml:space="preserve"> average tip rate of diversification</w:t>
      </w:r>
      <w:r w:rsidR="00B12914" w:rsidRPr="00DC7042">
        <w:rPr>
          <w:rFonts w:ascii="Times" w:hAnsi="Times"/>
          <w:lang w:val="en-US"/>
        </w:rPr>
        <w:t>, explaining</w:t>
      </w:r>
      <w:r w:rsidR="0060683F" w:rsidRPr="00DC7042">
        <w:rPr>
          <w:rFonts w:ascii="Times" w:hAnsi="Times"/>
          <w:lang w:val="en-US"/>
        </w:rPr>
        <w:t xml:space="preserve"> </w:t>
      </w:r>
      <w:r w:rsidR="00B12914" w:rsidRPr="00DC7042">
        <w:rPr>
          <w:rFonts w:ascii="Times" w:hAnsi="Times"/>
          <w:lang w:val="en-US"/>
        </w:rPr>
        <w:t xml:space="preserve">25.6% of species richness variance </w:t>
      </w:r>
      <w:r w:rsidR="00B12914" w:rsidRPr="00DC7042">
        <w:rPr>
          <w:rFonts w:ascii="Times" w:hAnsi="Times"/>
          <w:lang w:val="en-US"/>
        </w:rPr>
        <w:lastRenderedPageBreak/>
        <w:t xml:space="preserve">according to </w:t>
      </w:r>
      <w:r w:rsidR="003D3D3E" w:rsidRPr="00DC7042">
        <w:rPr>
          <w:rFonts w:ascii="Times" w:hAnsi="Times"/>
          <w:lang w:val="en-US"/>
        </w:rPr>
        <w:t>our</w:t>
      </w:r>
      <w:r w:rsidR="00F1166A" w:rsidRPr="00DC7042">
        <w:rPr>
          <w:rFonts w:ascii="Times" w:hAnsi="Times"/>
          <w:lang w:val="en-US"/>
        </w:rPr>
        <w:t xml:space="preserve"> </w:t>
      </w:r>
      <w:r w:rsidR="000F21AE" w:rsidRPr="00DC7042">
        <w:rPr>
          <w:rFonts w:ascii="Times" w:hAnsi="Times"/>
          <w:lang w:val="en-US"/>
        </w:rPr>
        <w:t>hierarchical</w:t>
      </w:r>
      <w:r w:rsidR="00F1166A" w:rsidRPr="00DC7042">
        <w:rPr>
          <w:rFonts w:ascii="Times" w:hAnsi="Times"/>
          <w:lang w:val="en-US"/>
        </w:rPr>
        <w:t xml:space="preserve"> partitioning model.</w:t>
      </w:r>
      <w:r w:rsidR="000048AE" w:rsidRPr="00DC7042">
        <w:rPr>
          <w:rFonts w:ascii="Times" w:hAnsi="Times"/>
          <w:lang w:val="en-US"/>
        </w:rPr>
        <w:t xml:space="preserve"> </w:t>
      </w:r>
      <w:r w:rsidR="00D727CF" w:rsidRPr="00DC7042">
        <w:rPr>
          <w:rFonts w:ascii="Times" w:hAnsi="Times"/>
          <w:lang w:val="en-US"/>
        </w:rPr>
        <w:t>Taking all results together, w</w:t>
      </w:r>
      <w:r w:rsidR="000E30B4" w:rsidRPr="00DC7042">
        <w:rPr>
          <w:rFonts w:ascii="Times" w:hAnsi="Times"/>
          <w:lang w:val="en-US"/>
        </w:rPr>
        <w:t>hile d</w:t>
      </w:r>
      <w:r w:rsidR="000048AE" w:rsidRPr="00DC7042">
        <w:rPr>
          <w:rFonts w:ascii="Times" w:hAnsi="Times"/>
          <w:lang w:val="en-US"/>
        </w:rPr>
        <w:t xml:space="preserve">iversification rate </w:t>
      </w:r>
      <w:r w:rsidR="00EA4225" w:rsidRPr="00DC7042">
        <w:rPr>
          <w:rFonts w:ascii="Times" w:hAnsi="Times"/>
          <w:lang w:val="en-US"/>
        </w:rPr>
        <w:t>apparently</w:t>
      </w:r>
      <w:r w:rsidR="00D727CF" w:rsidRPr="00DC7042">
        <w:rPr>
          <w:rFonts w:ascii="Times" w:hAnsi="Times"/>
          <w:lang w:val="en-US"/>
        </w:rPr>
        <w:t xml:space="preserve"> contributes to increasing species richness in some patterns, </w:t>
      </w:r>
      <w:r w:rsidR="00002FE5" w:rsidRPr="00DC7042">
        <w:rPr>
          <w:rFonts w:ascii="Times" w:hAnsi="Times"/>
          <w:lang w:val="en-US"/>
        </w:rPr>
        <w:t>and</w:t>
      </w:r>
      <w:r w:rsidR="00D727CF" w:rsidRPr="00DC7042">
        <w:rPr>
          <w:rFonts w:ascii="Times" w:hAnsi="Times"/>
          <w:lang w:val="en-US"/>
        </w:rPr>
        <w:t xml:space="preserve"> is probably </w:t>
      </w:r>
      <w:r w:rsidR="007A494C" w:rsidRPr="00DC7042">
        <w:rPr>
          <w:rFonts w:ascii="Times" w:hAnsi="Times"/>
          <w:lang w:val="en-US"/>
        </w:rPr>
        <w:t xml:space="preserve">strong enough to counter the effect of negative net gain of lineages </w:t>
      </w:r>
      <w:r w:rsidR="0091331C" w:rsidRPr="00DC7042">
        <w:rPr>
          <w:rFonts w:ascii="Times" w:hAnsi="Times"/>
          <w:lang w:val="en-US"/>
        </w:rPr>
        <w:t>through</w:t>
      </w:r>
      <w:r w:rsidR="007A494C" w:rsidRPr="00DC7042">
        <w:rPr>
          <w:rFonts w:ascii="Times" w:hAnsi="Times"/>
          <w:lang w:val="en-US"/>
        </w:rPr>
        <w:t xml:space="preserve"> evolutionary shifts, </w:t>
      </w:r>
      <w:r w:rsidR="00C925E1" w:rsidRPr="00DC7042">
        <w:rPr>
          <w:rFonts w:ascii="Times" w:hAnsi="Times"/>
          <w:lang w:val="en-US"/>
        </w:rPr>
        <w:t>it</w:t>
      </w:r>
      <w:r w:rsidR="00944A73" w:rsidRPr="00DC7042">
        <w:rPr>
          <w:rFonts w:ascii="Times" w:hAnsi="Times"/>
          <w:lang w:val="en-US"/>
        </w:rPr>
        <w:t xml:space="preserve"> is evidently not strong enough to counter the effect of time for </w:t>
      </w:r>
      <w:r w:rsidR="007B5628" w:rsidRPr="00DC7042">
        <w:rPr>
          <w:rFonts w:ascii="Times" w:hAnsi="Times"/>
          <w:lang w:val="en-US"/>
        </w:rPr>
        <w:t>speciation</w:t>
      </w:r>
      <w:r w:rsidR="00944A73" w:rsidRPr="00DC7042">
        <w:rPr>
          <w:rFonts w:ascii="Times" w:hAnsi="Times"/>
          <w:lang w:val="en-US"/>
        </w:rPr>
        <w:t>.</w:t>
      </w:r>
    </w:p>
    <w:p w14:paraId="20548A21" w14:textId="6643CDD5" w:rsidR="007D5C8E" w:rsidRPr="00DC7042" w:rsidRDefault="007D5C8E" w:rsidP="005244F5">
      <w:pPr>
        <w:spacing w:line="360" w:lineRule="auto"/>
        <w:rPr>
          <w:rFonts w:ascii="Times" w:hAnsi="Times"/>
          <w:lang w:val="en-US"/>
        </w:rPr>
      </w:pPr>
    </w:p>
    <w:p w14:paraId="4F91D8C6" w14:textId="4B5BCEAD" w:rsidR="00866AFE" w:rsidRPr="005244F5" w:rsidRDefault="00426477" w:rsidP="005244F5">
      <w:pPr>
        <w:spacing w:line="360" w:lineRule="auto"/>
        <w:rPr>
          <w:rFonts w:ascii="Times" w:hAnsi="Times"/>
          <w:i/>
          <w:lang w:val="en-US"/>
        </w:rPr>
      </w:pPr>
      <w:r>
        <w:rPr>
          <w:rFonts w:ascii="Times" w:hAnsi="Times"/>
          <w:i/>
          <w:lang w:val="en-US"/>
        </w:rPr>
        <w:t>Has</w:t>
      </w:r>
      <w:r w:rsidR="00D3291C" w:rsidRPr="005244F5">
        <w:rPr>
          <w:rFonts w:ascii="Times" w:hAnsi="Times"/>
          <w:i/>
          <w:lang w:val="en-US"/>
        </w:rPr>
        <w:t xml:space="preserve"> mutualism </w:t>
      </w:r>
      <w:r>
        <w:rPr>
          <w:rFonts w:ascii="Times" w:hAnsi="Times"/>
          <w:i/>
          <w:lang w:val="en-US"/>
        </w:rPr>
        <w:t>any effect at</w:t>
      </w:r>
      <w:r w:rsidR="00BD3596" w:rsidRPr="005244F5">
        <w:rPr>
          <w:rFonts w:ascii="Times" w:hAnsi="Times"/>
          <w:i/>
          <w:lang w:val="en-US"/>
        </w:rPr>
        <w:t xml:space="preserve"> macroevolution</w:t>
      </w:r>
      <w:r w:rsidR="0032085D" w:rsidRPr="005244F5">
        <w:rPr>
          <w:rFonts w:ascii="Times" w:hAnsi="Times"/>
          <w:i/>
          <w:lang w:val="en-US"/>
        </w:rPr>
        <w:t xml:space="preserve">ary </w:t>
      </w:r>
      <w:r w:rsidR="00ED78FB">
        <w:rPr>
          <w:rFonts w:ascii="Times" w:hAnsi="Times"/>
          <w:i/>
          <w:lang w:val="en-US"/>
        </w:rPr>
        <w:t>scale</w:t>
      </w:r>
      <w:r w:rsidR="00C87A86" w:rsidRPr="005244F5">
        <w:rPr>
          <w:rFonts w:ascii="Times" w:hAnsi="Times"/>
          <w:i/>
          <w:lang w:val="en-US"/>
        </w:rPr>
        <w:t>?</w:t>
      </w:r>
    </w:p>
    <w:p w14:paraId="6C79DBC6" w14:textId="63858C9C" w:rsidR="003C0E63" w:rsidRDefault="00F821E7" w:rsidP="005244F5">
      <w:pPr>
        <w:spacing w:line="360" w:lineRule="auto"/>
        <w:rPr>
          <w:rFonts w:ascii="Times" w:hAnsi="Times"/>
          <w:lang w:val="en-US"/>
        </w:rPr>
      </w:pPr>
      <w:r w:rsidRPr="005244F5">
        <w:rPr>
          <w:rFonts w:ascii="Times" w:hAnsi="Times"/>
          <w:lang w:val="en-US"/>
        </w:rPr>
        <w:t xml:space="preserve">Identifying how </w:t>
      </w:r>
      <w:r w:rsidR="00AB56F1">
        <w:rPr>
          <w:rFonts w:ascii="Times" w:hAnsi="Times"/>
          <w:lang w:val="en-US"/>
        </w:rPr>
        <w:t xml:space="preserve">species interactions and more generally </w:t>
      </w:r>
      <w:r w:rsidRPr="005244F5">
        <w:rPr>
          <w:rFonts w:ascii="Times" w:hAnsi="Times"/>
          <w:lang w:val="en-US"/>
        </w:rPr>
        <w:t xml:space="preserve">microevolutionary </w:t>
      </w:r>
      <w:r w:rsidR="00366432">
        <w:rPr>
          <w:rFonts w:ascii="Times" w:hAnsi="Times"/>
          <w:lang w:val="en-US"/>
        </w:rPr>
        <w:t xml:space="preserve">processes </w:t>
      </w:r>
      <w:r w:rsidR="00374D74">
        <w:rPr>
          <w:rFonts w:ascii="Times" w:hAnsi="Times"/>
          <w:lang w:val="en-US"/>
        </w:rPr>
        <w:t xml:space="preserve">can </w:t>
      </w:r>
      <w:r w:rsidR="00D07073">
        <w:rPr>
          <w:rFonts w:ascii="Times" w:hAnsi="Times"/>
          <w:lang w:val="en-US"/>
        </w:rPr>
        <w:t>affect</w:t>
      </w:r>
      <w:r w:rsidRPr="005244F5">
        <w:rPr>
          <w:rFonts w:ascii="Times" w:hAnsi="Times"/>
          <w:lang w:val="en-US"/>
        </w:rPr>
        <w:t xml:space="preserve"> macroevolutiona</w:t>
      </w:r>
      <w:r w:rsidR="00D07073">
        <w:rPr>
          <w:rFonts w:ascii="Times" w:hAnsi="Times"/>
          <w:lang w:val="en-US"/>
        </w:rPr>
        <w:t xml:space="preserve">ry patterns </w:t>
      </w:r>
      <w:r w:rsidRPr="005244F5">
        <w:rPr>
          <w:rFonts w:ascii="Times" w:hAnsi="Times"/>
          <w:lang w:val="en-US"/>
        </w:rPr>
        <w:t xml:space="preserve">has been a major debate in evolutionary biology for a long time, and </w:t>
      </w:r>
      <w:ins w:id="330" w:author="Marianne" w:date="2021-08-10T00:21:00Z">
        <w:r w:rsidR="00790380">
          <w:rPr>
            <w:rFonts w:ascii="Times" w:hAnsi="Times"/>
            <w:lang w:val="en-US"/>
          </w:rPr>
          <w:t xml:space="preserve">has </w:t>
        </w:r>
      </w:ins>
      <w:r w:rsidRPr="005244F5">
        <w:rPr>
          <w:rFonts w:ascii="Times" w:hAnsi="Times"/>
          <w:lang w:val="en-US"/>
        </w:rPr>
        <w:t xml:space="preserve">received renewed interest with the </w:t>
      </w:r>
      <w:r w:rsidR="00900583" w:rsidRPr="005244F5">
        <w:rPr>
          <w:rFonts w:ascii="Times" w:hAnsi="Times"/>
          <w:lang w:val="en-US"/>
        </w:rPr>
        <w:t xml:space="preserve">increasing number of </w:t>
      </w:r>
      <w:proofErr w:type="spellStart"/>
      <w:r w:rsidR="00900583" w:rsidRPr="005244F5">
        <w:rPr>
          <w:rFonts w:ascii="Times" w:hAnsi="Times"/>
          <w:lang w:val="en-US"/>
        </w:rPr>
        <w:t>neontologial</w:t>
      </w:r>
      <w:proofErr w:type="spellEnd"/>
      <w:r w:rsidR="00900583" w:rsidRPr="005244F5">
        <w:rPr>
          <w:rFonts w:ascii="Times" w:hAnsi="Times"/>
          <w:lang w:val="en-US"/>
        </w:rPr>
        <w:t xml:space="preserve"> studies. </w:t>
      </w:r>
      <w:r w:rsidR="00BC54AF">
        <w:rPr>
          <w:rFonts w:ascii="Times" w:hAnsi="Times"/>
          <w:lang w:val="en-US"/>
        </w:rPr>
        <w:t xml:space="preserve">Despite this long interest, the reality is that our current understanding </w:t>
      </w:r>
      <w:r w:rsidR="00646803">
        <w:rPr>
          <w:rFonts w:ascii="Times" w:hAnsi="Times"/>
          <w:lang w:val="en-US"/>
        </w:rPr>
        <w:t>remains</w:t>
      </w:r>
      <w:r w:rsidR="00BC54AF">
        <w:rPr>
          <w:rFonts w:ascii="Times" w:hAnsi="Times"/>
          <w:lang w:val="en-US"/>
        </w:rPr>
        <w:t xml:space="preserve"> very limited.</w:t>
      </w:r>
      <w:r w:rsidR="00AB56F1">
        <w:rPr>
          <w:rFonts w:ascii="Times" w:hAnsi="Times"/>
          <w:lang w:val="en-US"/>
        </w:rPr>
        <w:t xml:space="preserve"> </w:t>
      </w:r>
    </w:p>
    <w:p w14:paraId="74781A35" w14:textId="65D367B1" w:rsidR="004452D4" w:rsidRPr="005244F5" w:rsidRDefault="003C0E63" w:rsidP="005244F5">
      <w:pPr>
        <w:spacing w:line="360" w:lineRule="auto"/>
        <w:rPr>
          <w:rFonts w:ascii="Times" w:hAnsi="Times"/>
          <w:lang w:val="en-US"/>
        </w:rPr>
      </w:pPr>
      <w:r>
        <w:rPr>
          <w:rFonts w:ascii="Times" w:hAnsi="Times"/>
          <w:lang w:val="en-US"/>
        </w:rPr>
        <w:t>One</w:t>
      </w:r>
      <w:r w:rsidR="00491634">
        <w:rPr>
          <w:rFonts w:ascii="Times" w:hAnsi="Times"/>
          <w:lang w:val="en-US"/>
        </w:rPr>
        <w:t xml:space="preserve"> </w:t>
      </w:r>
      <w:r w:rsidR="00504BD8">
        <w:rPr>
          <w:rFonts w:ascii="Times" w:hAnsi="Times"/>
          <w:lang w:val="en-US"/>
        </w:rPr>
        <w:t xml:space="preserve">limitation lies in the difficulty of testing </w:t>
      </w:r>
      <w:r w:rsidR="00F31B71">
        <w:rPr>
          <w:rFonts w:ascii="Times" w:hAnsi="Times"/>
          <w:lang w:val="en-US"/>
        </w:rPr>
        <w:t>such effects</w:t>
      </w:r>
      <w:r w:rsidR="00AE145E">
        <w:rPr>
          <w:rFonts w:ascii="Times" w:hAnsi="Times"/>
          <w:lang w:val="en-US"/>
        </w:rPr>
        <w:t>, in particular because species interaction</w:t>
      </w:r>
      <w:r w:rsidR="00FC52FB">
        <w:rPr>
          <w:rFonts w:ascii="Times" w:hAnsi="Times"/>
          <w:lang w:val="en-US"/>
        </w:rPr>
        <w:t>s</w:t>
      </w:r>
      <w:r w:rsidR="00AE145E">
        <w:rPr>
          <w:rFonts w:ascii="Times" w:hAnsi="Times"/>
          <w:lang w:val="en-US"/>
        </w:rPr>
        <w:t xml:space="preserve"> can be difficult </w:t>
      </w:r>
      <w:r w:rsidR="004C4AB7">
        <w:rPr>
          <w:rFonts w:ascii="Times" w:hAnsi="Times"/>
          <w:lang w:val="en-US"/>
        </w:rPr>
        <w:t xml:space="preserve">to </w:t>
      </w:r>
      <w:r w:rsidR="00AE145E">
        <w:rPr>
          <w:rFonts w:ascii="Times" w:hAnsi="Times"/>
          <w:lang w:val="en-US"/>
        </w:rPr>
        <w:t>characterize.</w:t>
      </w:r>
      <w:r w:rsidR="00BD34E6">
        <w:rPr>
          <w:rFonts w:ascii="Times" w:hAnsi="Times"/>
          <w:lang w:val="en-US"/>
        </w:rPr>
        <w:t xml:space="preserve"> </w:t>
      </w:r>
      <w:r w:rsidR="00E90CE9">
        <w:rPr>
          <w:rFonts w:ascii="Times" w:hAnsi="Times"/>
          <w:lang w:val="en-US"/>
        </w:rPr>
        <w:t xml:space="preserve">In that regard, </w:t>
      </w:r>
      <w:r w:rsidR="00713349">
        <w:rPr>
          <w:rFonts w:ascii="Times" w:hAnsi="Times"/>
          <w:lang w:val="en-US"/>
        </w:rPr>
        <w:t xml:space="preserve">Müllerian mimicry </w:t>
      </w:r>
      <w:r w:rsidR="00E90CE9">
        <w:rPr>
          <w:rFonts w:ascii="Times" w:hAnsi="Times"/>
          <w:lang w:val="en-US"/>
        </w:rPr>
        <w:t xml:space="preserve">offers a remarkably easy system to work with. </w:t>
      </w:r>
      <w:r w:rsidR="00B368B0">
        <w:rPr>
          <w:rFonts w:ascii="Times" w:hAnsi="Times"/>
          <w:lang w:val="en-US"/>
        </w:rPr>
        <w:t>In theory, any species sharing the same color pattern is positively interacting, and their coexistence increase their fitness.</w:t>
      </w:r>
    </w:p>
    <w:p w14:paraId="1F55ADAC" w14:textId="4080FEC9" w:rsidR="00E635B5" w:rsidRDefault="00902597" w:rsidP="00F26C69">
      <w:pPr>
        <w:spacing w:line="360" w:lineRule="auto"/>
        <w:ind w:firstLine="720"/>
        <w:rPr>
          <w:rFonts w:ascii="Times" w:hAnsi="Times"/>
          <w:lang w:val="en-US"/>
        </w:rPr>
      </w:pPr>
      <w:r>
        <w:rPr>
          <w:rFonts w:ascii="Times" w:hAnsi="Times"/>
          <w:lang w:val="en-US"/>
        </w:rPr>
        <w:t xml:space="preserve">A second </w:t>
      </w:r>
      <w:r w:rsidR="00D941EC">
        <w:rPr>
          <w:rFonts w:ascii="Times" w:hAnsi="Times"/>
          <w:lang w:val="en-US"/>
        </w:rPr>
        <w:t xml:space="preserve">problem is that it remains unclear </w:t>
      </w:r>
      <w:r w:rsidR="009B5BA0">
        <w:rPr>
          <w:rFonts w:ascii="Times" w:hAnsi="Times"/>
          <w:lang w:val="en-US"/>
        </w:rPr>
        <w:t>by which mechanisms</w:t>
      </w:r>
      <w:r w:rsidR="00C9729A">
        <w:rPr>
          <w:rFonts w:ascii="Times" w:hAnsi="Times"/>
          <w:lang w:val="en-US"/>
        </w:rPr>
        <w:t xml:space="preserve"> exactly</w:t>
      </w:r>
      <w:r w:rsidR="00D941EC">
        <w:rPr>
          <w:rFonts w:ascii="Times" w:hAnsi="Times"/>
          <w:lang w:val="en-US"/>
        </w:rPr>
        <w:t xml:space="preserve"> species interactions affect macroevolution </w:t>
      </w:r>
      <w:r w:rsidR="00641207">
        <w:rPr>
          <w:rFonts w:ascii="Times" w:hAnsi="Times"/>
          <w:lang w:val="en-US"/>
        </w:rPr>
        <w:t xml:space="preserve">– </w:t>
      </w:r>
      <w:r w:rsidR="00D941EC">
        <w:rPr>
          <w:rFonts w:ascii="Times" w:hAnsi="Times"/>
          <w:lang w:val="en-US"/>
        </w:rPr>
        <w:t xml:space="preserve">if </w:t>
      </w:r>
      <w:r w:rsidR="00C00EE6">
        <w:rPr>
          <w:rFonts w:ascii="Times" w:hAnsi="Times"/>
          <w:lang w:val="en-US"/>
        </w:rPr>
        <w:t>they</w:t>
      </w:r>
      <w:r w:rsidR="00D941EC">
        <w:rPr>
          <w:rFonts w:ascii="Times" w:hAnsi="Times"/>
          <w:lang w:val="en-US"/>
        </w:rPr>
        <w:t xml:space="preserve"> do</w:t>
      </w:r>
      <w:r w:rsidR="00641207">
        <w:rPr>
          <w:rFonts w:ascii="Times" w:hAnsi="Times"/>
          <w:lang w:val="en-US"/>
        </w:rPr>
        <w:t xml:space="preserve"> –</w:t>
      </w:r>
      <w:r w:rsidR="00D941EC">
        <w:rPr>
          <w:rFonts w:ascii="Times" w:hAnsi="Times"/>
          <w:lang w:val="en-US"/>
        </w:rPr>
        <w:t xml:space="preserve"> and there are very few predictions</w:t>
      </w:r>
      <w:r w:rsidR="00014546">
        <w:rPr>
          <w:rFonts w:ascii="Times" w:hAnsi="Times"/>
          <w:lang w:val="en-US"/>
        </w:rPr>
        <w:t xml:space="preserve"> available to be </w:t>
      </w:r>
      <w:r w:rsidR="00963750">
        <w:rPr>
          <w:rFonts w:ascii="Times" w:hAnsi="Times"/>
          <w:lang w:val="en-US"/>
        </w:rPr>
        <w:t>empirically</w:t>
      </w:r>
      <w:r w:rsidR="00014546">
        <w:rPr>
          <w:rFonts w:ascii="Times" w:hAnsi="Times"/>
          <w:lang w:val="en-US"/>
        </w:rPr>
        <w:t xml:space="preserve"> tested.</w:t>
      </w:r>
      <w:r w:rsidR="00963750">
        <w:rPr>
          <w:rFonts w:ascii="Times" w:hAnsi="Times"/>
          <w:lang w:val="en-US"/>
        </w:rPr>
        <w:t xml:space="preserve"> </w:t>
      </w:r>
      <w:r w:rsidR="00393CB2">
        <w:rPr>
          <w:rFonts w:ascii="Times" w:hAnsi="Times"/>
          <w:lang w:val="en-US"/>
        </w:rPr>
        <w:t xml:space="preserve">Species interactions can take many shapes </w:t>
      </w:r>
      <w:r w:rsidR="00CD1CE4">
        <w:rPr>
          <w:rFonts w:ascii="Times" w:hAnsi="Times"/>
          <w:lang w:val="en-US"/>
        </w:rPr>
        <w:t xml:space="preserve">(competition, parasitism, mutualism, </w:t>
      </w:r>
      <w:r w:rsidR="00526A7C">
        <w:rPr>
          <w:rFonts w:ascii="Times" w:hAnsi="Times"/>
          <w:lang w:val="en-US"/>
        </w:rPr>
        <w:t xml:space="preserve">etc., but also </w:t>
      </w:r>
      <w:proofErr w:type="spellStart"/>
      <w:r w:rsidR="00526A7C">
        <w:rPr>
          <w:rFonts w:ascii="Times" w:hAnsi="Times"/>
          <w:lang w:val="en-US"/>
        </w:rPr>
        <w:t>unipartite</w:t>
      </w:r>
      <w:proofErr w:type="spellEnd"/>
      <w:r w:rsidR="00526A7C">
        <w:rPr>
          <w:rFonts w:ascii="Times" w:hAnsi="Times"/>
          <w:lang w:val="en-US"/>
        </w:rPr>
        <w:t xml:space="preserve"> or bipartite</w:t>
      </w:r>
      <w:r w:rsidR="00CD1CE4">
        <w:rPr>
          <w:rFonts w:ascii="Times" w:hAnsi="Times"/>
          <w:lang w:val="en-US"/>
        </w:rPr>
        <w:t>)</w:t>
      </w:r>
      <w:r w:rsidR="007B3BCC">
        <w:rPr>
          <w:rFonts w:ascii="Times" w:hAnsi="Times"/>
          <w:lang w:val="en-US"/>
        </w:rPr>
        <w:t>,</w:t>
      </w:r>
      <w:r w:rsidR="00BA4507">
        <w:rPr>
          <w:rFonts w:ascii="Times" w:hAnsi="Times"/>
          <w:lang w:val="en-US"/>
        </w:rPr>
        <w:t xml:space="preserve"> </w:t>
      </w:r>
      <w:r w:rsidR="007B3BCC">
        <w:rPr>
          <w:rFonts w:ascii="Times" w:hAnsi="Times"/>
          <w:lang w:val="en-US"/>
        </w:rPr>
        <w:t xml:space="preserve">which could all potentially produce different outcomes at the macroevolutionary scale. </w:t>
      </w:r>
      <w:r w:rsidR="006F4F30">
        <w:rPr>
          <w:rFonts w:ascii="Times" w:hAnsi="Times"/>
          <w:lang w:val="en-US"/>
        </w:rPr>
        <w:t xml:space="preserve">As </w:t>
      </w:r>
      <w:r w:rsidR="00347C55">
        <w:rPr>
          <w:rFonts w:ascii="Times" w:hAnsi="Times"/>
          <w:lang w:val="en-US"/>
        </w:rPr>
        <w:t>described</w:t>
      </w:r>
      <w:r w:rsidR="006F4F30">
        <w:rPr>
          <w:rFonts w:ascii="Times" w:hAnsi="Times"/>
          <w:lang w:val="en-US"/>
        </w:rPr>
        <w:t xml:space="preserve"> before, </w:t>
      </w:r>
      <w:r w:rsidR="005D1DAA">
        <w:rPr>
          <w:rFonts w:ascii="Times" w:hAnsi="Times"/>
          <w:lang w:val="en-US"/>
        </w:rPr>
        <w:t>from</w:t>
      </w:r>
      <w:r w:rsidR="005D5667">
        <w:rPr>
          <w:rFonts w:ascii="Times" w:hAnsi="Times"/>
          <w:lang w:val="en-US"/>
        </w:rPr>
        <w:t xml:space="preserve"> our</w:t>
      </w:r>
      <w:r w:rsidR="00943F9A">
        <w:rPr>
          <w:rFonts w:ascii="Times" w:hAnsi="Times"/>
          <w:lang w:val="en-US"/>
        </w:rPr>
        <w:t xml:space="preserve"> knowledge at the microevolutionary scale</w:t>
      </w:r>
      <w:r w:rsidR="00556A3F">
        <w:rPr>
          <w:rFonts w:ascii="Times" w:hAnsi="Times"/>
          <w:lang w:val="en-US"/>
        </w:rPr>
        <w:t>, mimicry</w:t>
      </w:r>
      <w:r w:rsidR="00943F9A">
        <w:rPr>
          <w:rFonts w:ascii="Times" w:hAnsi="Times"/>
          <w:lang w:val="en-US"/>
        </w:rPr>
        <w:t xml:space="preserve"> </w:t>
      </w:r>
      <w:r w:rsidR="00CF361F">
        <w:rPr>
          <w:rFonts w:ascii="Times" w:hAnsi="Times"/>
          <w:lang w:val="en-US"/>
        </w:rPr>
        <w:t>appears as</w:t>
      </w:r>
      <w:r w:rsidR="00C32359">
        <w:rPr>
          <w:rFonts w:ascii="Times" w:hAnsi="Times"/>
          <w:lang w:val="en-US"/>
        </w:rPr>
        <w:t xml:space="preserve"> a good candidate </w:t>
      </w:r>
      <w:r w:rsidR="001C0C08">
        <w:rPr>
          <w:rFonts w:ascii="Times" w:hAnsi="Times"/>
          <w:lang w:val="en-US"/>
        </w:rPr>
        <w:t>to affect evolution at macroevolutionary scales</w:t>
      </w:r>
      <w:ins w:id="331" w:author="Marianne" w:date="2021-08-10T00:21:00Z">
        <w:r w:rsidR="00790380">
          <w:rPr>
            <w:rFonts w:ascii="Times" w:hAnsi="Times"/>
            <w:lang w:val="en-US"/>
          </w:rPr>
          <w:t>, since mimicry is likely a driver of speciation (</w:t>
        </w:r>
        <w:proofErr w:type="spellStart"/>
        <w:r w:rsidR="00790380">
          <w:rPr>
            <w:rFonts w:ascii="Times" w:hAnsi="Times"/>
            <w:lang w:val="en-US"/>
          </w:rPr>
          <w:t>Jiggins</w:t>
        </w:r>
        <w:proofErr w:type="spellEnd"/>
        <w:r w:rsidR="00790380">
          <w:rPr>
            <w:rFonts w:ascii="Times" w:hAnsi="Times"/>
            <w:lang w:val="en-US"/>
          </w:rPr>
          <w:t xml:space="preserve"> et al. </w:t>
        </w:r>
      </w:ins>
      <w:ins w:id="332" w:author="Marianne" w:date="2021-08-10T00:22:00Z">
        <w:r w:rsidR="00790380">
          <w:rPr>
            <w:rFonts w:ascii="Times" w:hAnsi="Times"/>
            <w:lang w:val="en-US"/>
          </w:rPr>
          <w:t xml:space="preserve">2001 Nature) and co-mimetic species share a long history of coevolution affecting multiple dimensions of their ecological niche (Willmott and Mallet 2004, Elias et al. 2008, </w:t>
        </w:r>
        <w:proofErr w:type="spellStart"/>
        <w:r w:rsidR="00790380">
          <w:rPr>
            <w:rFonts w:ascii="Times" w:hAnsi="Times"/>
            <w:lang w:val="en-US"/>
          </w:rPr>
          <w:t>Chazot</w:t>
        </w:r>
        <w:proofErr w:type="spellEnd"/>
        <w:r w:rsidR="00790380">
          <w:rPr>
            <w:rFonts w:ascii="Times" w:hAnsi="Times"/>
            <w:lang w:val="en-US"/>
          </w:rPr>
          <w:t xml:space="preserve"> et al. 2014)</w:t>
        </w:r>
      </w:ins>
      <w:r w:rsidR="001C0C08">
        <w:rPr>
          <w:rFonts w:ascii="Times" w:hAnsi="Times"/>
          <w:lang w:val="en-US"/>
        </w:rPr>
        <w:t xml:space="preserve">. </w:t>
      </w:r>
      <w:r w:rsidR="00A32403">
        <w:rPr>
          <w:rFonts w:ascii="Times" w:hAnsi="Times"/>
          <w:lang w:val="en-US"/>
        </w:rPr>
        <w:t xml:space="preserve">Yet, </w:t>
      </w:r>
      <w:r w:rsidR="00E83C0D">
        <w:rPr>
          <w:rFonts w:ascii="Times" w:hAnsi="Times"/>
          <w:lang w:val="en-US"/>
        </w:rPr>
        <w:t xml:space="preserve">prior to this study there has been </w:t>
      </w:r>
      <w:commentRangeStart w:id="333"/>
      <w:r w:rsidR="00E83C0D">
        <w:rPr>
          <w:rFonts w:ascii="Times" w:hAnsi="Times"/>
          <w:lang w:val="en-US"/>
        </w:rPr>
        <w:t xml:space="preserve">little </w:t>
      </w:r>
      <w:r w:rsidR="008A1616">
        <w:rPr>
          <w:rFonts w:ascii="Times" w:hAnsi="Times"/>
          <w:lang w:val="en-US"/>
        </w:rPr>
        <w:t>attempt</w:t>
      </w:r>
      <w:r w:rsidR="0058565F">
        <w:rPr>
          <w:rFonts w:ascii="Times" w:hAnsi="Times"/>
          <w:lang w:val="en-US"/>
        </w:rPr>
        <w:t>s</w:t>
      </w:r>
      <w:r w:rsidR="008A1616">
        <w:rPr>
          <w:rFonts w:ascii="Times" w:hAnsi="Times"/>
          <w:lang w:val="en-US"/>
        </w:rPr>
        <w:t xml:space="preserve"> to discuss </w:t>
      </w:r>
      <w:r w:rsidR="008C0406">
        <w:rPr>
          <w:rFonts w:ascii="Times" w:hAnsi="Times"/>
          <w:lang w:val="en-US"/>
        </w:rPr>
        <w:t>these potential</w:t>
      </w:r>
      <w:r w:rsidR="008A1616">
        <w:rPr>
          <w:rFonts w:ascii="Times" w:hAnsi="Times"/>
          <w:lang w:val="en-US"/>
        </w:rPr>
        <w:t xml:space="preserve"> consequences </w:t>
      </w:r>
      <w:commentRangeEnd w:id="333"/>
      <w:r w:rsidR="000C1E32">
        <w:rPr>
          <w:rStyle w:val="CommentReference"/>
        </w:rPr>
        <w:commentReference w:id="333"/>
      </w:r>
      <w:r w:rsidR="00FE1109">
        <w:rPr>
          <w:rFonts w:ascii="Times" w:hAnsi="Times"/>
          <w:lang w:val="en-US"/>
        </w:rPr>
        <w:t>at</w:t>
      </w:r>
      <w:r w:rsidR="008A1616">
        <w:rPr>
          <w:rFonts w:ascii="Times" w:hAnsi="Times"/>
          <w:lang w:val="en-US"/>
        </w:rPr>
        <w:t xml:space="preserve"> deeper time scales</w:t>
      </w:r>
      <w:r w:rsidR="00323F0B">
        <w:rPr>
          <w:rFonts w:ascii="Times" w:hAnsi="Times"/>
          <w:lang w:val="en-US"/>
        </w:rPr>
        <w:t xml:space="preserve">. </w:t>
      </w:r>
      <w:commentRangeStart w:id="334"/>
      <w:proofErr w:type="spellStart"/>
      <w:r w:rsidR="000D3BB1">
        <w:rPr>
          <w:rFonts w:ascii="Times" w:hAnsi="Times"/>
          <w:lang w:val="en-US"/>
        </w:rPr>
        <w:t>Aubier</w:t>
      </w:r>
      <w:proofErr w:type="spellEnd"/>
      <w:r w:rsidR="000D3BB1">
        <w:rPr>
          <w:rFonts w:ascii="Times" w:hAnsi="Times"/>
          <w:lang w:val="en-US"/>
        </w:rPr>
        <w:t xml:space="preserve"> et al. </w:t>
      </w:r>
      <w:r w:rsidR="00546E71">
        <w:rPr>
          <w:rFonts w:ascii="Times" w:hAnsi="Times"/>
          <w:lang w:val="en-US"/>
        </w:rPr>
        <w:t>(2016</w:t>
      </w:r>
      <w:commentRangeEnd w:id="334"/>
      <w:r w:rsidR="00790380">
        <w:rPr>
          <w:rStyle w:val="CommentReference"/>
        </w:rPr>
        <w:commentReference w:id="334"/>
      </w:r>
      <w:r w:rsidR="00546E71">
        <w:rPr>
          <w:rFonts w:ascii="Times" w:hAnsi="Times"/>
          <w:lang w:val="en-US"/>
        </w:rPr>
        <w:t xml:space="preserve">) </w:t>
      </w:r>
      <w:r w:rsidR="00CD189B">
        <w:rPr>
          <w:rFonts w:ascii="Times" w:hAnsi="Times"/>
          <w:lang w:val="en-US"/>
        </w:rPr>
        <w:t>attempted to combine</w:t>
      </w:r>
      <w:r w:rsidR="000518C0">
        <w:rPr>
          <w:rFonts w:ascii="Times" w:hAnsi="Times"/>
          <w:lang w:val="en-US"/>
        </w:rPr>
        <w:t xml:space="preserve"> </w:t>
      </w:r>
      <w:r w:rsidR="00CD189B">
        <w:rPr>
          <w:rFonts w:ascii="Times" w:hAnsi="Times"/>
          <w:lang w:val="en-US"/>
        </w:rPr>
        <w:t xml:space="preserve">information about microevolution to </w:t>
      </w:r>
      <w:r w:rsidR="00254312">
        <w:rPr>
          <w:rFonts w:ascii="Times" w:hAnsi="Times"/>
          <w:lang w:val="en-US"/>
        </w:rPr>
        <w:t>model</w:t>
      </w:r>
      <w:r w:rsidR="009855C6">
        <w:rPr>
          <w:rFonts w:ascii="Times" w:hAnsi="Times"/>
          <w:lang w:val="en-US"/>
        </w:rPr>
        <w:t xml:space="preserve"> the po</w:t>
      </w:r>
      <w:r w:rsidR="00254312">
        <w:rPr>
          <w:rFonts w:ascii="Times" w:hAnsi="Times"/>
          <w:lang w:val="en-US"/>
        </w:rPr>
        <w:t>tential effe</w:t>
      </w:r>
      <w:r w:rsidR="00CD189B">
        <w:rPr>
          <w:rFonts w:ascii="Times" w:hAnsi="Times"/>
          <w:lang w:val="en-US"/>
        </w:rPr>
        <w:t>ct</w:t>
      </w:r>
      <w:r w:rsidR="00B5324C">
        <w:rPr>
          <w:rFonts w:ascii="Times" w:hAnsi="Times"/>
          <w:lang w:val="en-US"/>
        </w:rPr>
        <w:t xml:space="preserve"> </w:t>
      </w:r>
      <w:r w:rsidR="009C2E9F">
        <w:rPr>
          <w:rFonts w:ascii="Times" w:hAnsi="Times"/>
          <w:lang w:val="en-US"/>
        </w:rPr>
        <w:t xml:space="preserve">of mimicry on </w:t>
      </w:r>
      <w:r w:rsidR="000518C0">
        <w:rPr>
          <w:rFonts w:ascii="Times" w:hAnsi="Times"/>
          <w:lang w:val="en-US"/>
        </w:rPr>
        <w:t xml:space="preserve">species </w:t>
      </w:r>
      <w:r w:rsidR="009C2E9F">
        <w:rPr>
          <w:rFonts w:ascii="Times" w:hAnsi="Times"/>
          <w:lang w:val="en-US"/>
        </w:rPr>
        <w:t xml:space="preserve">diversification, focusing primarily on the comparison </w:t>
      </w:r>
      <w:r w:rsidR="0086027C">
        <w:rPr>
          <w:rFonts w:ascii="Times" w:hAnsi="Times"/>
          <w:lang w:val="en-US"/>
        </w:rPr>
        <w:t>between</w:t>
      </w:r>
      <w:r w:rsidR="009C2E9F">
        <w:rPr>
          <w:rFonts w:ascii="Times" w:hAnsi="Times"/>
          <w:lang w:val="en-US"/>
        </w:rPr>
        <w:t xml:space="preserve"> mimetic </w:t>
      </w:r>
      <w:del w:id="335" w:author="Marianne" w:date="2021-08-10T00:23:00Z">
        <w:r w:rsidR="009C2E9F" w:rsidDel="00790380">
          <w:rPr>
            <w:rFonts w:ascii="Times" w:hAnsi="Times"/>
            <w:lang w:val="en-US"/>
          </w:rPr>
          <w:delText>groups and</w:delText>
        </w:r>
      </w:del>
      <w:ins w:id="336" w:author="Marianne" w:date="2021-08-10T00:23:00Z">
        <w:r w:rsidR="00790380">
          <w:rPr>
            <w:rFonts w:ascii="Times" w:hAnsi="Times"/>
            <w:lang w:val="en-US"/>
          </w:rPr>
          <w:t>versus</w:t>
        </w:r>
      </w:ins>
      <w:r w:rsidR="009C2E9F">
        <w:rPr>
          <w:rFonts w:ascii="Times" w:hAnsi="Times"/>
          <w:lang w:val="en-US"/>
        </w:rPr>
        <w:t xml:space="preserve"> non-mimetic </w:t>
      </w:r>
      <w:del w:id="337" w:author="Marianne" w:date="2021-08-10T00:23:00Z">
        <w:r w:rsidR="009C2E9F" w:rsidDel="00790380">
          <w:rPr>
            <w:rFonts w:ascii="Times" w:hAnsi="Times"/>
            <w:lang w:val="en-US"/>
          </w:rPr>
          <w:delText>groups</w:delText>
        </w:r>
      </w:del>
      <w:ins w:id="338" w:author="Marianne" w:date="2021-08-10T00:23:00Z">
        <w:r w:rsidR="00790380">
          <w:rPr>
            <w:rFonts w:ascii="Times" w:hAnsi="Times"/>
            <w:lang w:val="en-US"/>
          </w:rPr>
          <w:t>clades</w:t>
        </w:r>
      </w:ins>
      <w:r w:rsidR="009C2E9F">
        <w:rPr>
          <w:rFonts w:ascii="Times" w:hAnsi="Times"/>
          <w:lang w:val="en-US"/>
        </w:rPr>
        <w:t xml:space="preserve">. </w:t>
      </w:r>
      <w:commentRangeStart w:id="339"/>
      <w:proofErr w:type="spellStart"/>
      <w:r w:rsidR="00F3271D">
        <w:rPr>
          <w:rFonts w:ascii="Times" w:hAnsi="Times"/>
          <w:lang w:val="en-US"/>
        </w:rPr>
        <w:t>Ithomiini</w:t>
      </w:r>
      <w:proofErr w:type="spellEnd"/>
      <w:r w:rsidR="00F3271D">
        <w:rPr>
          <w:rFonts w:ascii="Times" w:hAnsi="Times"/>
          <w:lang w:val="en-US"/>
        </w:rPr>
        <w:t xml:space="preserve"> is a </w:t>
      </w:r>
      <w:r w:rsidR="00896EC7">
        <w:rPr>
          <w:rFonts w:ascii="Times" w:hAnsi="Times"/>
          <w:lang w:val="en-US"/>
        </w:rPr>
        <w:t>very species-rich</w:t>
      </w:r>
      <w:r w:rsidR="00F3271D">
        <w:rPr>
          <w:rFonts w:ascii="Times" w:hAnsi="Times"/>
          <w:lang w:val="en-US"/>
        </w:rPr>
        <w:t xml:space="preserve"> </w:t>
      </w:r>
      <w:r w:rsidR="00E81C0E">
        <w:rPr>
          <w:rFonts w:ascii="Times" w:hAnsi="Times"/>
          <w:lang w:val="en-US"/>
        </w:rPr>
        <w:t>group</w:t>
      </w:r>
      <w:r w:rsidR="00896EC7">
        <w:rPr>
          <w:rFonts w:ascii="Times" w:hAnsi="Times"/>
          <w:lang w:val="en-US"/>
        </w:rPr>
        <w:t xml:space="preserve"> with diversity in wing color patterns</w:t>
      </w:r>
      <w:r w:rsidR="00E81C0E">
        <w:rPr>
          <w:rFonts w:ascii="Times" w:hAnsi="Times"/>
          <w:lang w:val="en-US"/>
        </w:rPr>
        <w:t xml:space="preserve"> </w:t>
      </w:r>
      <w:r w:rsidR="00F3271D">
        <w:rPr>
          <w:rFonts w:ascii="Times" w:hAnsi="Times"/>
          <w:lang w:val="en-US"/>
        </w:rPr>
        <w:t xml:space="preserve">and it is not excluded that mimicry played a </w:t>
      </w:r>
      <w:r w:rsidR="00A82740">
        <w:rPr>
          <w:rFonts w:ascii="Times" w:hAnsi="Times"/>
          <w:lang w:val="en-US"/>
        </w:rPr>
        <w:t xml:space="preserve">key </w:t>
      </w:r>
      <w:r w:rsidR="00F3271D">
        <w:rPr>
          <w:rFonts w:ascii="Times" w:hAnsi="Times"/>
          <w:lang w:val="en-US"/>
        </w:rPr>
        <w:t>role</w:t>
      </w:r>
      <w:r w:rsidR="00E81C0E">
        <w:rPr>
          <w:rFonts w:ascii="Times" w:hAnsi="Times"/>
          <w:lang w:val="en-US"/>
        </w:rPr>
        <w:t xml:space="preserve">, </w:t>
      </w:r>
      <w:r w:rsidR="000E614E">
        <w:rPr>
          <w:rFonts w:ascii="Times" w:hAnsi="Times"/>
          <w:lang w:val="en-US"/>
        </w:rPr>
        <w:t>but t</w:t>
      </w:r>
      <w:r w:rsidR="00E81C0E">
        <w:rPr>
          <w:rFonts w:ascii="Times" w:hAnsi="Times"/>
          <w:lang w:val="en-US"/>
        </w:rPr>
        <w:t>esting whether mimicry as an evolutionary innovation affects the diversification dynamics is beyond the phylogenetic scale of our study.</w:t>
      </w:r>
      <w:r w:rsidR="00A212B4">
        <w:rPr>
          <w:rFonts w:ascii="Times" w:hAnsi="Times"/>
          <w:lang w:val="en-US"/>
        </w:rPr>
        <w:t xml:space="preserve"> </w:t>
      </w:r>
      <w:commentRangeEnd w:id="339"/>
      <w:r w:rsidR="000C1E32">
        <w:rPr>
          <w:rStyle w:val="CommentReference"/>
        </w:rPr>
        <w:commentReference w:id="339"/>
      </w:r>
    </w:p>
    <w:p w14:paraId="523C46E9" w14:textId="59C6E530" w:rsidR="007D5C8E" w:rsidRDefault="00B646DC" w:rsidP="003A08FE">
      <w:pPr>
        <w:spacing w:line="360" w:lineRule="auto"/>
        <w:ind w:firstLine="720"/>
        <w:rPr>
          <w:rFonts w:ascii="Times" w:hAnsi="Times"/>
          <w:lang w:val="en-US"/>
        </w:rPr>
      </w:pPr>
      <w:r>
        <w:rPr>
          <w:rFonts w:ascii="Times" w:hAnsi="Times"/>
          <w:lang w:val="en-US"/>
        </w:rPr>
        <w:t xml:space="preserve">However, </w:t>
      </w:r>
      <w:r w:rsidR="008A1110">
        <w:rPr>
          <w:rFonts w:ascii="Times" w:hAnsi="Times"/>
          <w:lang w:val="en-US"/>
        </w:rPr>
        <w:t xml:space="preserve">within </w:t>
      </w:r>
      <w:proofErr w:type="spellStart"/>
      <w:r w:rsidR="008A1110">
        <w:rPr>
          <w:rFonts w:ascii="Times" w:hAnsi="Times"/>
          <w:lang w:val="en-US"/>
        </w:rPr>
        <w:t>Ithomiini</w:t>
      </w:r>
      <w:proofErr w:type="spellEnd"/>
      <w:r w:rsidR="008A1110">
        <w:rPr>
          <w:rFonts w:ascii="Times" w:hAnsi="Times"/>
          <w:lang w:val="en-US"/>
        </w:rPr>
        <w:t xml:space="preserve">, </w:t>
      </w:r>
      <w:r w:rsidR="00126E1E">
        <w:rPr>
          <w:rFonts w:ascii="Times" w:hAnsi="Times"/>
          <w:lang w:val="en-US"/>
        </w:rPr>
        <w:t>w</w:t>
      </w:r>
      <w:r w:rsidR="00DA430B">
        <w:rPr>
          <w:rFonts w:ascii="Times" w:hAnsi="Times"/>
          <w:lang w:val="en-US"/>
        </w:rPr>
        <w:t xml:space="preserve">e predicted </w:t>
      </w:r>
      <w:r w:rsidR="0023526C">
        <w:rPr>
          <w:rFonts w:ascii="Times" w:hAnsi="Times"/>
          <w:lang w:val="en-US"/>
        </w:rPr>
        <w:t xml:space="preserve">mimicry to increase </w:t>
      </w:r>
      <w:r w:rsidR="001A4D6A">
        <w:rPr>
          <w:rFonts w:ascii="Times" w:hAnsi="Times"/>
          <w:lang w:val="en-US"/>
        </w:rPr>
        <w:t xml:space="preserve">the rate of color pattern shifts over time </w:t>
      </w:r>
      <w:r w:rsidR="0023526C">
        <w:rPr>
          <w:rFonts w:ascii="Times" w:hAnsi="Times"/>
          <w:lang w:val="en-US"/>
        </w:rPr>
        <w:t>and</w:t>
      </w:r>
      <w:ins w:id="340" w:author="Marianne" w:date="2021-08-10T00:27:00Z">
        <w:r w:rsidR="000C1E32">
          <w:rPr>
            <w:rFonts w:ascii="Times" w:hAnsi="Times"/>
            <w:lang w:val="en-US"/>
          </w:rPr>
          <w:t xml:space="preserve"> to</w:t>
        </w:r>
      </w:ins>
      <w:r w:rsidR="0023526C">
        <w:rPr>
          <w:rFonts w:ascii="Times" w:hAnsi="Times"/>
          <w:lang w:val="en-US"/>
        </w:rPr>
        <w:t xml:space="preserve"> decrease</w:t>
      </w:r>
      <w:r w:rsidR="001A4D6A">
        <w:rPr>
          <w:rFonts w:ascii="Times" w:hAnsi="Times"/>
          <w:lang w:val="en-US"/>
        </w:rPr>
        <w:t xml:space="preserve"> the </w:t>
      </w:r>
      <w:r w:rsidR="00ED2956">
        <w:rPr>
          <w:rFonts w:ascii="Times" w:hAnsi="Times"/>
          <w:lang w:val="en-US"/>
        </w:rPr>
        <w:t xml:space="preserve">rate </w:t>
      </w:r>
      <w:ins w:id="341" w:author="Marianne" w:date="2021-08-10T00:27:00Z">
        <w:r w:rsidR="000C1E32">
          <w:rPr>
            <w:rFonts w:ascii="Times" w:hAnsi="Times"/>
            <w:lang w:val="en-US"/>
          </w:rPr>
          <w:t xml:space="preserve">of </w:t>
        </w:r>
      </w:ins>
      <w:r w:rsidR="00ED2956">
        <w:rPr>
          <w:rFonts w:ascii="Times" w:hAnsi="Times"/>
          <w:lang w:val="en-US"/>
        </w:rPr>
        <w:t xml:space="preserve">color </w:t>
      </w:r>
      <w:r w:rsidR="001A4D6A">
        <w:rPr>
          <w:rFonts w:ascii="Times" w:hAnsi="Times"/>
          <w:lang w:val="en-US"/>
        </w:rPr>
        <w:t>pattern</w:t>
      </w:r>
      <w:r w:rsidR="00ED2956">
        <w:rPr>
          <w:rFonts w:ascii="Times" w:hAnsi="Times"/>
          <w:lang w:val="en-US"/>
        </w:rPr>
        <w:t xml:space="preserve"> innovations </w:t>
      </w:r>
      <w:r w:rsidR="001A4D6A">
        <w:rPr>
          <w:rFonts w:ascii="Times" w:hAnsi="Times"/>
          <w:lang w:val="en-US"/>
        </w:rPr>
        <w:t xml:space="preserve">over time. </w:t>
      </w:r>
      <w:r w:rsidR="003623F9">
        <w:rPr>
          <w:rFonts w:ascii="Times" w:hAnsi="Times"/>
          <w:lang w:val="en-US"/>
        </w:rPr>
        <w:t xml:space="preserve">None of these </w:t>
      </w:r>
      <w:r w:rsidR="00AE48A9">
        <w:rPr>
          <w:rFonts w:ascii="Times" w:hAnsi="Times"/>
          <w:lang w:val="en-US"/>
        </w:rPr>
        <w:t xml:space="preserve">two </w:t>
      </w:r>
      <w:r w:rsidR="003623F9">
        <w:rPr>
          <w:rFonts w:ascii="Times" w:hAnsi="Times"/>
          <w:lang w:val="en-US"/>
        </w:rPr>
        <w:t>prediction</w:t>
      </w:r>
      <w:r w:rsidR="004126A8">
        <w:rPr>
          <w:rFonts w:ascii="Times" w:hAnsi="Times"/>
          <w:lang w:val="en-US"/>
        </w:rPr>
        <w:t>s</w:t>
      </w:r>
      <w:r w:rsidR="003623F9">
        <w:rPr>
          <w:rFonts w:ascii="Times" w:hAnsi="Times"/>
          <w:lang w:val="en-US"/>
        </w:rPr>
        <w:t xml:space="preserve"> </w:t>
      </w:r>
      <w:r w:rsidR="00A81183">
        <w:rPr>
          <w:rFonts w:ascii="Times" w:hAnsi="Times"/>
          <w:lang w:val="en-US"/>
        </w:rPr>
        <w:t>proved to be</w:t>
      </w:r>
      <w:r w:rsidR="00DF35FE">
        <w:rPr>
          <w:rFonts w:ascii="Times" w:hAnsi="Times"/>
          <w:lang w:val="en-US"/>
        </w:rPr>
        <w:t xml:space="preserve"> tr</w:t>
      </w:r>
      <w:r w:rsidR="006C0514">
        <w:rPr>
          <w:rFonts w:ascii="Times" w:hAnsi="Times"/>
          <w:lang w:val="en-US"/>
        </w:rPr>
        <w:t>ue</w:t>
      </w:r>
      <w:r w:rsidR="00A84F4F">
        <w:rPr>
          <w:rFonts w:ascii="Times" w:hAnsi="Times"/>
          <w:lang w:val="en-US"/>
        </w:rPr>
        <w:t>.</w:t>
      </w:r>
      <w:r w:rsidR="00AB6CCD">
        <w:rPr>
          <w:rFonts w:ascii="Times" w:hAnsi="Times"/>
          <w:lang w:val="en-US"/>
        </w:rPr>
        <w:t xml:space="preserve"> </w:t>
      </w:r>
      <w:r w:rsidR="00F2737E">
        <w:rPr>
          <w:rFonts w:ascii="Times" w:hAnsi="Times"/>
          <w:lang w:val="en-US"/>
        </w:rPr>
        <w:t>The rate of color pattern shift</w:t>
      </w:r>
      <w:r w:rsidR="00033F70">
        <w:rPr>
          <w:rFonts w:ascii="Times" w:hAnsi="Times"/>
          <w:lang w:val="en-US"/>
        </w:rPr>
        <w:t>s</w:t>
      </w:r>
      <w:r w:rsidR="00F3523B">
        <w:rPr>
          <w:rFonts w:ascii="Times" w:hAnsi="Times"/>
          <w:lang w:val="en-US"/>
        </w:rPr>
        <w:t xml:space="preserve"> remained relatively constant, </w:t>
      </w:r>
      <w:r w:rsidR="00F3523B">
        <w:rPr>
          <w:rFonts w:ascii="Times" w:hAnsi="Times"/>
          <w:lang w:val="en-US"/>
        </w:rPr>
        <w:lastRenderedPageBreak/>
        <w:t xml:space="preserve">and the </w:t>
      </w:r>
      <w:del w:id="342" w:author="Marianne" w:date="2021-08-10T00:27:00Z">
        <w:r w:rsidR="00F3523B" w:rsidDel="000C1E32">
          <w:rPr>
            <w:rFonts w:ascii="Times" w:hAnsi="Times"/>
            <w:lang w:val="en-US"/>
          </w:rPr>
          <w:delText xml:space="preserve">appearance </w:delText>
        </w:r>
      </w:del>
      <w:ins w:id="343" w:author="Marianne" w:date="2021-08-10T00:27:00Z">
        <w:r w:rsidR="000C1E32">
          <w:rPr>
            <w:rFonts w:ascii="Times" w:hAnsi="Times"/>
            <w:lang w:val="en-US"/>
          </w:rPr>
          <w:t xml:space="preserve">emergence </w:t>
        </w:r>
      </w:ins>
      <w:r w:rsidR="00F3523B">
        <w:rPr>
          <w:rFonts w:ascii="Times" w:hAnsi="Times"/>
          <w:lang w:val="en-US"/>
        </w:rPr>
        <w:t xml:space="preserve">of new patterns </w:t>
      </w:r>
      <w:r w:rsidR="00BE7672">
        <w:rPr>
          <w:rFonts w:ascii="Times" w:hAnsi="Times"/>
          <w:lang w:val="en-US"/>
        </w:rPr>
        <w:t xml:space="preserve">was </w:t>
      </w:r>
      <w:r w:rsidR="00721D7E">
        <w:rPr>
          <w:rFonts w:ascii="Times" w:hAnsi="Times"/>
          <w:lang w:val="en-US"/>
        </w:rPr>
        <w:t>simply proportional to the accumulation of</w:t>
      </w:r>
      <w:r w:rsidR="007B3B14">
        <w:rPr>
          <w:rFonts w:ascii="Times" w:hAnsi="Times"/>
          <w:lang w:val="en-US"/>
        </w:rPr>
        <w:t xml:space="preserve"> </w:t>
      </w:r>
      <w:r w:rsidR="002F6E92">
        <w:rPr>
          <w:rFonts w:ascii="Times" w:hAnsi="Times"/>
          <w:lang w:val="en-US"/>
        </w:rPr>
        <w:t>new lineages.</w:t>
      </w:r>
      <w:r w:rsidR="008B179C">
        <w:rPr>
          <w:rFonts w:ascii="Times" w:hAnsi="Times"/>
          <w:lang w:val="en-US"/>
        </w:rPr>
        <w:t xml:space="preserve"> </w:t>
      </w:r>
      <w:r w:rsidR="00850FAC">
        <w:rPr>
          <w:rFonts w:ascii="Times" w:hAnsi="Times"/>
          <w:lang w:val="en-US"/>
        </w:rPr>
        <w:t>Therefore</w:t>
      </w:r>
      <w:r w:rsidR="00904D21">
        <w:rPr>
          <w:rFonts w:ascii="Times" w:hAnsi="Times"/>
          <w:lang w:val="en-US"/>
        </w:rPr>
        <w:t xml:space="preserve">, </w:t>
      </w:r>
      <w:r w:rsidR="001F40B2">
        <w:rPr>
          <w:rFonts w:ascii="Times" w:hAnsi="Times"/>
          <w:lang w:val="en-US"/>
        </w:rPr>
        <w:t xml:space="preserve">in that regard </w:t>
      </w:r>
      <w:r w:rsidR="007010D2">
        <w:rPr>
          <w:rFonts w:ascii="Times" w:hAnsi="Times"/>
          <w:lang w:val="en-US"/>
        </w:rPr>
        <w:t xml:space="preserve">we do not detect an effect of </w:t>
      </w:r>
      <w:r w:rsidR="00904D21">
        <w:rPr>
          <w:rFonts w:ascii="Times" w:hAnsi="Times"/>
          <w:lang w:val="en-US"/>
        </w:rPr>
        <w:t>mimetic interaction</w:t>
      </w:r>
      <w:r w:rsidR="00850FAC">
        <w:rPr>
          <w:rFonts w:ascii="Times" w:hAnsi="Times"/>
          <w:lang w:val="en-US"/>
        </w:rPr>
        <w:t xml:space="preserve">s </w:t>
      </w:r>
      <w:r w:rsidR="0015327B">
        <w:rPr>
          <w:rFonts w:ascii="Times" w:hAnsi="Times"/>
          <w:lang w:val="en-US"/>
        </w:rPr>
        <w:t xml:space="preserve">at the macroevolutionary scale </w:t>
      </w:r>
      <w:r w:rsidR="00704BF7">
        <w:rPr>
          <w:rFonts w:ascii="Times" w:hAnsi="Times"/>
          <w:lang w:val="en-US"/>
        </w:rPr>
        <w:t>on phenotypic evolution</w:t>
      </w:r>
      <w:r w:rsidR="00850FAC">
        <w:rPr>
          <w:rFonts w:ascii="Times" w:hAnsi="Times"/>
          <w:lang w:val="en-US"/>
        </w:rPr>
        <w:t>.</w:t>
      </w:r>
      <w:r w:rsidR="0052073A">
        <w:rPr>
          <w:rFonts w:ascii="Times" w:hAnsi="Times"/>
          <w:lang w:val="en-US"/>
        </w:rPr>
        <w:t xml:space="preserve"> We found that </w:t>
      </w:r>
      <w:ins w:id="344" w:author="Marianne" w:date="2021-08-10T00:28:00Z">
        <w:r w:rsidR="000C1E32">
          <w:rPr>
            <w:rFonts w:ascii="Times" w:hAnsi="Times"/>
            <w:lang w:val="en-US"/>
          </w:rPr>
          <w:t xml:space="preserve">the </w:t>
        </w:r>
      </w:ins>
      <w:r w:rsidR="00BB6607">
        <w:rPr>
          <w:rFonts w:ascii="Times" w:hAnsi="Times"/>
          <w:lang w:val="en-US"/>
        </w:rPr>
        <w:t xml:space="preserve">richest color patterns also tend to be constituted of species with faster diversification rates. </w:t>
      </w:r>
      <w:r w:rsidR="005B3D9A">
        <w:rPr>
          <w:rFonts w:ascii="Times" w:hAnsi="Times"/>
          <w:lang w:val="en-US"/>
        </w:rPr>
        <w:t xml:space="preserve">We cannot </w:t>
      </w:r>
      <w:r w:rsidR="0035695C">
        <w:rPr>
          <w:rFonts w:ascii="Times" w:hAnsi="Times"/>
          <w:lang w:val="en-US"/>
        </w:rPr>
        <w:t>conclude</w:t>
      </w:r>
      <w:r w:rsidR="005B3D9A">
        <w:rPr>
          <w:rFonts w:ascii="Times" w:hAnsi="Times"/>
          <w:lang w:val="en-US"/>
        </w:rPr>
        <w:t xml:space="preserve"> whether </w:t>
      </w:r>
      <w:r w:rsidR="0035695C">
        <w:rPr>
          <w:rFonts w:ascii="Times" w:hAnsi="Times"/>
          <w:lang w:val="en-US"/>
        </w:rPr>
        <w:t xml:space="preserve">there is a direct link between </w:t>
      </w:r>
      <w:r w:rsidR="00401A8E">
        <w:rPr>
          <w:rFonts w:ascii="Times" w:hAnsi="Times"/>
          <w:lang w:val="en-US"/>
        </w:rPr>
        <w:t xml:space="preserve">the two, or increasing diversification rates variation is driven by other ecological variables, and correlated with color </w:t>
      </w:r>
      <w:r w:rsidR="00356C44">
        <w:rPr>
          <w:rFonts w:ascii="Times" w:hAnsi="Times"/>
          <w:lang w:val="en-US"/>
        </w:rPr>
        <w:t xml:space="preserve">variation. </w:t>
      </w:r>
      <w:r w:rsidR="000B282C">
        <w:rPr>
          <w:rFonts w:ascii="Times" w:hAnsi="Times"/>
          <w:lang w:val="en-US"/>
        </w:rPr>
        <w:t xml:space="preserve">For example, </w:t>
      </w:r>
      <w:r w:rsidR="00043D3B">
        <w:rPr>
          <w:rFonts w:ascii="Times" w:hAnsi="Times"/>
          <w:lang w:val="en-US"/>
        </w:rPr>
        <w:t>many patterns are</w:t>
      </w:r>
      <w:r w:rsidR="00D37FDC">
        <w:rPr>
          <w:rFonts w:ascii="Times" w:hAnsi="Times"/>
          <w:lang w:val="en-US"/>
        </w:rPr>
        <w:t xml:space="preserve"> found in the Andes but not Amazonia and </w:t>
      </w:r>
      <w:r w:rsidR="00D37FDC" w:rsidRPr="003F5276">
        <w:rPr>
          <w:rFonts w:ascii="Times" w:hAnsi="Times"/>
          <w:i/>
          <w:lang w:val="en-US"/>
        </w:rPr>
        <w:t>vice-versa</w:t>
      </w:r>
      <w:r w:rsidR="009B6F38">
        <w:rPr>
          <w:rFonts w:ascii="Times" w:hAnsi="Times"/>
          <w:lang w:val="en-US"/>
        </w:rPr>
        <w:t>.</w:t>
      </w:r>
      <w:r w:rsidR="00116D36">
        <w:rPr>
          <w:rFonts w:ascii="Times" w:hAnsi="Times"/>
          <w:lang w:val="en-US"/>
        </w:rPr>
        <w:t xml:space="preserve"> </w:t>
      </w:r>
      <w:r w:rsidR="00974061">
        <w:rPr>
          <w:rFonts w:ascii="Times" w:hAnsi="Times"/>
          <w:lang w:val="en-US"/>
        </w:rPr>
        <w:t>Further work is needed to understand the contribution of ecological variable</w:t>
      </w:r>
      <w:r w:rsidR="005E0F35">
        <w:rPr>
          <w:rFonts w:ascii="Times" w:hAnsi="Times"/>
          <w:lang w:val="en-US"/>
        </w:rPr>
        <w:t>s</w:t>
      </w:r>
      <w:r w:rsidR="00974061">
        <w:rPr>
          <w:rFonts w:ascii="Times" w:hAnsi="Times"/>
          <w:lang w:val="en-US"/>
        </w:rPr>
        <w:t xml:space="preserve"> to </w:t>
      </w:r>
      <w:r w:rsidR="00D32468">
        <w:rPr>
          <w:rFonts w:ascii="Times" w:hAnsi="Times"/>
          <w:lang w:val="en-US"/>
        </w:rPr>
        <w:t xml:space="preserve">the </w:t>
      </w:r>
      <w:r w:rsidR="00974061">
        <w:rPr>
          <w:rFonts w:ascii="Times" w:hAnsi="Times"/>
          <w:lang w:val="en-US"/>
        </w:rPr>
        <w:t xml:space="preserve">distribution </w:t>
      </w:r>
      <w:r w:rsidR="00B96C11">
        <w:rPr>
          <w:rFonts w:ascii="Times" w:hAnsi="Times"/>
          <w:lang w:val="en-US"/>
        </w:rPr>
        <w:t xml:space="preserve">(and formation) of </w:t>
      </w:r>
      <w:r w:rsidR="004459EF">
        <w:rPr>
          <w:rFonts w:ascii="Times" w:hAnsi="Times"/>
          <w:lang w:val="en-US"/>
        </w:rPr>
        <w:t>color pattern diversity.</w:t>
      </w:r>
    </w:p>
    <w:p w14:paraId="2E15EE19" w14:textId="6B3BFC7C" w:rsidR="009F308A" w:rsidRDefault="00101D11" w:rsidP="003A08FE">
      <w:pPr>
        <w:spacing w:line="360" w:lineRule="auto"/>
        <w:ind w:firstLine="720"/>
        <w:rPr>
          <w:rFonts w:ascii="Times" w:hAnsi="Times"/>
          <w:lang w:val="en-US"/>
        </w:rPr>
      </w:pPr>
      <w:r>
        <w:rPr>
          <w:rFonts w:ascii="Times" w:hAnsi="Times"/>
          <w:lang w:val="en-US"/>
        </w:rPr>
        <w:t xml:space="preserve">The fact that that the </w:t>
      </w:r>
      <w:r w:rsidR="00C63030">
        <w:rPr>
          <w:rFonts w:ascii="Times" w:hAnsi="Times"/>
          <w:lang w:val="en-US"/>
        </w:rPr>
        <w:t>rate of accumulation</w:t>
      </w:r>
      <w:r>
        <w:rPr>
          <w:rFonts w:ascii="Times" w:hAnsi="Times"/>
          <w:lang w:val="en-US"/>
        </w:rPr>
        <w:t xml:space="preserve"> of </w:t>
      </w:r>
      <w:r w:rsidR="00C63030">
        <w:rPr>
          <w:rFonts w:ascii="Times" w:hAnsi="Times"/>
          <w:lang w:val="en-US"/>
        </w:rPr>
        <w:t xml:space="preserve">new </w:t>
      </w:r>
      <w:r>
        <w:rPr>
          <w:rFonts w:ascii="Times" w:hAnsi="Times"/>
          <w:lang w:val="en-US"/>
        </w:rPr>
        <w:t>patterns show</w:t>
      </w:r>
      <w:r w:rsidR="00BD6D5E">
        <w:rPr>
          <w:rFonts w:ascii="Times" w:hAnsi="Times"/>
          <w:lang w:val="en-US"/>
        </w:rPr>
        <w:t>s</w:t>
      </w:r>
      <w:r>
        <w:rPr>
          <w:rFonts w:ascii="Times" w:hAnsi="Times"/>
          <w:lang w:val="en-US"/>
        </w:rPr>
        <w:t xml:space="preserve"> barely an</w:t>
      </w:r>
      <w:r w:rsidR="00BD6D5E">
        <w:rPr>
          <w:rFonts w:ascii="Times" w:hAnsi="Times"/>
          <w:lang w:val="en-US"/>
        </w:rPr>
        <w:t>y</w:t>
      </w:r>
      <w:r>
        <w:rPr>
          <w:rFonts w:ascii="Times" w:hAnsi="Times"/>
          <w:lang w:val="en-US"/>
        </w:rPr>
        <w:t xml:space="preserve"> sign of saturation</w:t>
      </w:r>
      <w:ins w:id="345" w:author="Marianne" w:date="2021-08-10T00:28:00Z">
        <w:r w:rsidR="000C1E32">
          <w:rPr>
            <w:rFonts w:ascii="Times" w:hAnsi="Times"/>
            <w:lang w:val="en-US"/>
          </w:rPr>
          <w:t xml:space="preserve"> suggests </w:t>
        </w:r>
      </w:ins>
      <w:del w:id="346" w:author="Marianne" w:date="2021-08-10T00:28:00Z">
        <w:r w:rsidR="00D344AF" w:rsidDel="000C1E32">
          <w:rPr>
            <w:rFonts w:ascii="Times" w:hAnsi="Times"/>
            <w:lang w:val="en-US"/>
          </w:rPr>
          <w:delText>, indicate</w:delText>
        </w:r>
        <w:r w:rsidR="009179E6" w:rsidDel="000C1E32">
          <w:rPr>
            <w:rFonts w:ascii="Times" w:hAnsi="Times"/>
            <w:lang w:val="en-US"/>
          </w:rPr>
          <w:delText>s</w:delText>
        </w:r>
        <w:r w:rsidR="00D344AF" w:rsidDel="000C1E32">
          <w:rPr>
            <w:rFonts w:ascii="Times" w:hAnsi="Times"/>
            <w:lang w:val="en-US"/>
          </w:rPr>
          <w:delText xml:space="preserve"> </w:delText>
        </w:r>
      </w:del>
      <w:r w:rsidR="00D344AF">
        <w:rPr>
          <w:rFonts w:ascii="Times" w:hAnsi="Times"/>
          <w:lang w:val="en-US"/>
        </w:rPr>
        <w:t xml:space="preserve">that </w:t>
      </w:r>
      <w:del w:id="347" w:author="Marianne" w:date="2021-08-10T00:29:00Z">
        <w:r w:rsidR="00D344AF" w:rsidDel="000C1E32">
          <w:rPr>
            <w:rFonts w:ascii="Times" w:hAnsi="Times"/>
            <w:lang w:val="en-US"/>
          </w:rPr>
          <w:delText>there</w:delText>
        </w:r>
        <w:r w:rsidR="009179E6" w:rsidDel="000C1E32">
          <w:rPr>
            <w:rFonts w:ascii="Times" w:hAnsi="Times"/>
            <w:lang w:val="en-US"/>
          </w:rPr>
          <w:delText xml:space="preserve"> is no evidence of a limited </w:delText>
        </w:r>
      </w:del>
      <w:ins w:id="348" w:author="Marianne" w:date="2021-08-10T00:29:00Z">
        <w:r w:rsidR="000C1E32">
          <w:rPr>
            <w:rFonts w:ascii="Times" w:hAnsi="Times"/>
            <w:lang w:val="en-US"/>
          </w:rPr>
          <w:t xml:space="preserve">the </w:t>
        </w:r>
      </w:ins>
      <w:r w:rsidR="009179E6">
        <w:rPr>
          <w:rFonts w:ascii="Times" w:hAnsi="Times"/>
          <w:lang w:val="en-US"/>
        </w:rPr>
        <w:t>number of color patterns</w:t>
      </w:r>
      <w:ins w:id="349" w:author="Marianne" w:date="2021-08-10T00:29:00Z">
        <w:r w:rsidR="000C1E32">
          <w:rPr>
            <w:rFonts w:ascii="Times" w:hAnsi="Times"/>
            <w:lang w:val="en-US"/>
          </w:rPr>
          <w:t xml:space="preserve"> has not reached a</w:t>
        </w:r>
      </w:ins>
      <w:del w:id="350" w:author="Marianne" w:date="2021-08-10T00:29:00Z">
        <w:r w:rsidR="009179E6" w:rsidDel="000C1E32">
          <w:rPr>
            <w:rFonts w:ascii="Times" w:hAnsi="Times"/>
            <w:lang w:val="en-US"/>
          </w:rPr>
          <w:delText>, or that this</w:delText>
        </w:r>
      </w:del>
      <w:r w:rsidR="009179E6">
        <w:rPr>
          <w:rFonts w:ascii="Times" w:hAnsi="Times"/>
          <w:lang w:val="en-US"/>
        </w:rPr>
        <w:t xml:space="preserve"> limit</w:t>
      </w:r>
      <w:del w:id="351" w:author="Marianne" w:date="2021-08-10T00:29:00Z">
        <w:r w:rsidR="009179E6" w:rsidDel="000C1E32">
          <w:rPr>
            <w:rFonts w:ascii="Times" w:hAnsi="Times"/>
            <w:lang w:val="en-US"/>
          </w:rPr>
          <w:delText xml:space="preserve"> is still far from being reached</w:delText>
        </w:r>
      </w:del>
      <w:r w:rsidR="009179E6">
        <w:rPr>
          <w:rFonts w:ascii="Times" w:hAnsi="Times"/>
          <w:lang w:val="en-US"/>
        </w:rPr>
        <w:t xml:space="preserve">. </w:t>
      </w:r>
      <w:del w:id="352" w:author="Marianne" w:date="2021-08-10T00:29:00Z">
        <w:r w:rsidR="00D34687" w:rsidDel="000C1E32">
          <w:rPr>
            <w:rFonts w:ascii="Times" w:hAnsi="Times"/>
            <w:lang w:val="en-US"/>
          </w:rPr>
          <w:delText>It is still possible that at the local scale, s</w:delText>
        </w:r>
      </w:del>
      <w:ins w:id="353" w:author="Marianne" w:date="2021-08-10T00:29:00Z">
        <w:r w:rsidR="000C1E32">
          <w:rPr>
            <w:rFonts w:ascii="Times" w:hAnsi="Times"/>
            <w:lang w:val="en-US"/>
          </w:rPr>
          <w:t>S</w:t>
        </w:r>
      </w:ins>
      <w:r w:rsidR="00D34687">
        <w:rPr>
          <w:rFonts w:ascii="Times" w:hAnsi="Times"/>
          <w:lang w:val="en-US"/>
        </w:rPr>
        <w:t xml:space="preserve">uch </w:t>
      </w:r>
      <w:del w:id="354" w:author="Marianne" w:date="2021-08-10T00:30:00Z">
        <w:r w:rsidR="00D34687" w:rsidDel="000C1E32">
          <w:rPr>
            <w:rFonts w:ascii="Times" w:hAnsi="Times"/>
            <w:lang w:val="en-US"/>
          </w:rPr>
          <w:delText xml:space="preserve">limitation </w:delText>
        </w:r>
      </w:del>
      <w:ins w:id="355" w:author="Marianne" w:date="2021-08-10T00:30:00Z">
        <w:r w:rsidR="000C1E32">
          <w:rPr>
            <w:rFonts w:ascii="Times" w:hAnsi="Times"/>
            <w:lang w:val="en-US"/>
          </w:rPr>
          <w:t xml:space="preserve">limits may have been reached locally, at the scale where selection incurred by predation acts, </w:t>
        </w:r>
      </w:ins>
      <w:del w:id="356" w:author="Marianne" w:date="2021-08-10T00:30:00Z">
        <w:r w:rsidR="00D34687" w:rsidDel="000C1E32">
          <w:rPr>
            <w:rFonts w:ascii="Times" w:hAnsi="Times"/>
            <w:lang w:val="en-US"/>
          </w:rPr>
          <w:delText xml:space="preserve">exists </w:delText>
        </w:r>
      </w:del>
      <w:r w:rsidR="00D34687">
        <w:rPr>
          <w:rFonts w:ascii="Times" w:hAnsi="Times"/>
          <w:lang w:val="en-US"/>
        </w:rPr>
        <w:t xml:space="preserve">but if </w:t>
      </w:r>
      <w:ins w:id="357" w:author="Marianne" w:date="2021-08-10T00:30:00Z">
        <w:r w:rsidR="000C1E32">
          <w:rPr>
            <w:rFonts w:ascii="Times" w:hAnsi="Times"/>
            <w:lang w:val="en-US"/>
          </w:rPr>
          <w:t>this</w:t>
        </w:r>
      </w:ins>
      <w:del w:id="358" w:author="Marianne" w:date="2021-08-10T00:30:00Z">
        <w:r w:rsidR="00D34687" w:rsidDel="000C1E32">
          <w:rPr>
            <w:rFonts w:ascii="Times" w:hAnsi="Times"/>
            <w:lang w:val="en-US"/>
          </w:rPr>
          <w:delText>it</w:delText>
        </w:r>
      </w:del>
      <w:r w:rsidR="00D34687">
        <w:rPr>
          <w:rFonts w:ascii="Times" w:hAnsi="Times"/>
          <w:lang w:val="en-US"/>
        </w:rPr>
        <w:t xml:space="preserve"> </w:t>
      </w:r>
      <w:r w:rsidR="007430EE">
        <w:rPr>
          <w:rFonts w:ascii="Times" w:hAnsi="Times"/>
          <w:lang w:val="en-US"/>
        </w:rPr>
        <w:t xml:space="preserve">is the case, it does not </w:t>
      </w:r>
      <w:r w:rsidR="00B961AC">
        <w:rPr>
          <w:rFonts w:ascii="Times" w:hAnsi="Times"/>
          <w:lang w:val="en-US"/>
        </w:rPr>
        <w:t>materialize</w:t>
      </w:r>
      <w:ins w:id="359" w:author="Marianne" w:date="2021-08-10T00:31:00Z">
        <w:r w:rsidR="000C1E32">
          <w:rPr>
            <w:rFonts w:ascii="Times" w:hAnsi="Times"/>
            <w:lang w:val="en-US"/>
          </w:rPr>
          <w:t>d</w:t>
        </w:r>
      </w:ins>
      <w:r w:rsidR="00B961AC">
        <w:rPr>
          <w:rFonts w:ascii="Times" w:hAnsi="Times"/>
          <w:lang w:val="en-US"/>
        </w:rPr>
        <w:t xml:space="preserve"> at the macroevolutionary </w:t>
      </w:r>
      <w:ins w:id="360" w:author="Marianne" w:date="2021-08-10T00:31:00Z">
        <w:r w:rsidR="000C1E32">
          <w:rPr>
            <w:rFonts w:ascii="Times" w:hAnsi="Times"/>
            <w:lang w:val="en-US"/>
          </w:rPr>
          <w:t xml:space="preserve">and macroecological </w:t>
        </w:r>
      </w:ins>
      <w:r w:rsidR="00B961AC">
        <w:rPr>
          <w:rFonts w:ascii="Times" w:hAnsi="Times"/>
          <w:lang w:val="en-US"/>
        </w:rPr>
        <w:t>scale</w:t>
      </w:r>
      <w:ins w:id="361" w:author="Marianne" w:date="2021-08-10T00:31:00Z">
        <w:r w:rsidR="000C1E32">
          <w:rPr>
            <w:rFonts w:ascii="Times" w:hAnsi="Times"/>
            <w:lang w:val="en-US"/>
          </w:rPr>
          <w:t>s</w:t>
        </w:r>
      </w:ins>
      <w:r w:rsidR="00B961AC">
        <w:rPr>
          <w:rFonts w:ascii="Times" w:hAnsi="Times"/>
          <w:lang w:val="en-US"/>
        </w:rPr>
        <w:t>.</w:t>
      </w:r>
    </w:p>
    <w:p w14:paraId="58350591" w14:textId="700F21DB" w:rsidR="00457138" w:rsidRDefault="00457138" w:rsidP="003A08FE">
      <w:pPr>
        <w:spacing w:line="360" w:lineRule="auto"/>
        <w:ind w:firstLine="720"/>
        <w:rPr>
          <w:rFonts w:ascii="Times" w:hAnsi="Times"/>
          <w:lang w:val="en-US"/>
        </w:rPr>
      </w:pPr>
    </w:p>
    <w:p w14:paraId="6105D098" w14:textId="73B218CA" w:rsidR="00A72673" w:rsidRPr="005244F5" w:rsidRDefault="00105C1F" w:rsidP="00011F27">
      <w:pPr>
        <w:spacing w:line="360" w:lineRule="auto"/>
        <w:rPr>
          <w:rFonts w:ascii="Times" w:hAnsi="Times"/>
          <w:i/>
          <w:lang w:val="en-US"/>
        </w:rPr>
      </w:pPr>
      <w:r>
        <w:rPr>
          <w:rFonts w:ascii="Times" w:hAnsi="Times"/>
          <w:i/>
          <w:lang w:val="en-US"/>
        </w:rPr>
        <w:t>The blind men and the elephant</w:t>
      </w:r>
      <w:r w:rsidR="00A72673" w:rsidRPr="005244F5">
        <w:rPr>
          <w:rFonts w:ascii="Times" w:hAnsi="Times"/>
          <w:i/>
          <w:lang w:val="en-US"/>
        </w:rPr>
        <w:t>?</w:t>
      </w:r>
    </w:p>
    <w:p w14:paraId="2C85EE75" w14:textId="12D1EFCE" w:rsidR="00FE7CDE" w:rsidRDefault="00B975BB" w:rsidP="00FE7CDE">
      <w:pPr>
        <w:spacing w:line="360" w:lineRule="auto"/>
        <w:rPr>
          <w:rFonts w:ascii="Times" w:hAnsi="Times"/>
          <w:lang w:val="en-US"/>
        </w:rPr>
      </w:pPr>
      <w:r>
        <w:rPr>
          <w:rFonts w:ascii="Times" w:hAnsi="Times"/>
          <w:lang w:val="en-US"/>
        </w:rPr>
        <w:t xml:space="preserve">Mimicry is undoubtedly a remarkable example of </w:t>
      </w:r>
      <w:r w:rsidR="00B60A73">
        <w:rPr>
          <w:rFonts w:ascii="Times" w:hAnsi="Times"/>
          <w:lang w:val="en-US"/>
        </w:rPr>
        <w:t>natural selection</w:t>
      </w:r>
      <w:r w:rsidR="00A35154">
        <w:rPr>
          <w:rFonts w:ascii="Times" w:hAnsi="Times"/>
          <w:lang w:val="en-US"/>
        </w:rPr>
        <w:t>.</w:t>
      </w:r>
      <w:r w:rsidR="001E11B4">
        <w:rPr>
          <w:rFonts w:ascii="Times" w:hAnsi="Times"/>
          <w:lang w:val="en-US"/>
        </w:rPr>
        <w:t xml:space="preserve"> </w:t>
      </w:r>
      <w:r w:rsidR="00951079">
        <w:rPr>
          <w:rFonts w:ascii="Times" w:hAnsi="Times"/>
          <w:lang w:val="en-US"/>
        </w:rPr>
        <w:t>However</w:t>
      </w:r>
      <w:r w:rsidR="00880AA4">
        <w:rPr>
          <w:rFonts w:ascii="Times" w:hAnsi="Times"/>
          <w:lang w:val="en-US"/>
        </w:rPr>
        <w:t xml:space="preserve">, </w:t>
      </w:r>
      <w:r w:rsidR="008E6314">
        <w:rPr>
          <w:rFonts w:ascii="Times" w:hAnsi="Times"/>
          <w:lang w:val="en-US"/>
        </w:rPr>
        <w:t xml:space="preserve">what if </w:t>
      </w:r>
      <w:r w:rsidR="00687F6D">
        <w:rPr>
          <w:rFonts w:ascii="Times" w:hAnsi="Times"/>
          <w:lang w:val="en-US"/>
        </w:rPr>
        <w:t>we overestimated</w:t>
      </w:r>
      <w:r w:rsidR="00737E81">
        <w:rPr>
          <w:rFonts w:ascii="Times" w:hAnsi="Times"/>
          <w:lang w:val="en-US"/>
        </w:rPr>
        <w:t xml:space="preserve"> </w:t>
      </w:r>
      <w:r w:rsidR="00356D4C">
        <w:rPr>
          <w:rFonts w:ascii="Times" w:hAnsi="Times"/>
          <w:lang w:val="en-US"/>
        </w:rPr>
        <w:t xml:space="preserve">its consequences on </w:t>
      </w:r>
      <w:r w:rsidR="0049403F">
        <w:rPr>
          <w:rFonts w:ascii="Times" w:hAnsi="Times"/>
          <w:lang w:val="en-US"/>
        </w:rPr>
        <w:t xml:space="preserve">the </w:t>
      </w:r>
      <w:r w:rsidR="00356D4C">
        <w:rPr>
          <w:rFonts w:ascii="Times" w:hAnsi="Times"/>
          <w:lang w:val="en-US"/>
        </w:rPr>
        <w:t xml:space="preserve">evolution of butterfly diversity </w:t>
      </w:r>
      <w:r w:rsidR="007C3D76">
        <w:rPr>
          <w:rFonts w:ascii="Times" w:hAnsi="Times"/>
          <w:lang w:val="en-US"/>
        </w:rPr>
        <w:t>beyond the local scal</w:t>
      </w:r>
      <w:r w:rsidR="00384DF2">
        <w:rPr>
          <w:rFonts w:ascii="Times" w:hAnsi="Times"/>
          <w:lang w:val="en-US"/>
        </w:rPr>
        <w:t>e</w:t>
      </w:r>
      <w:r w:rsidR="008E2B72">
        <w:rPr>
          <w:rFonts w:ascii="Times" w:hAnsi="Times"/>
          <w:lang w:val="en-US"/>
        </w:rPr>
        <w:t>?</w:t>
      </w:r>
      <w:r w:rsidR="00AD4036">
        <w:rPr>
          <w:rFonts w:ascii="Times" w:hAnsi="Times"/>
          <w:lang w:val="en-US"/>
        </w:rPr>
        <w:t xml:space="preserve"> </w:t>
      </w:r>
      <w:r w:rsidR="00F4518D">
        <w:rPr>
          <w:rFonts w:ascii="Times" w:hAnsi="Times"/>
          <w:lang w:val="en-US"/>
        </w:rPr>
        <w:t xml:space="preserve">Most of the microevolutionary literature on mimicry comes from the </w:t>
      </w:r>
      <w:r w:rsidR="007936C1">
        <w:rPr>
          <w:rFonts w:ascii="Times" w:hAnsi="Times"/>
          <w:lang w:val="en-US"/>
        </w:rPr>
        <w:t xml:space="preserve">fascinating work done on </w:t>
      </w:r>
      <w:proofErr w:type="spellStart"/>
      <w:r w:rsidR="007936C1" w:rsidRPr="00E90A3E">
        <w:rPr>
          <w:rFonts w:ascii="Times" w:hAnsi="Times"/>
          <w:i/>
          <w:lang w:val="en-US"/>
        </w:rPr>
        <w:t>Heliconius</w:t>
      </w:r>
      <w:proofErr w:type="spellEnd"/>
      <w:r w:rsidR="007936C1">
        <w:rPr>
          <w:rFonts w:ascii="Times" w:hAnsi="Times"/>
          <w:lang w:val="en-US"/>
        </w:rPr>
        <w:t xml:space="preserve"> butterflies, another group engaged in Müllerian mimicry.</w:t>
      </w:r>
      <w:r w:rsidR="00A610B5">
        <w:rPr>
          <w:rFonts w:ascii="Times" w:hAnsi="Times"/>
          <w:lang w:val="en-US"/>
        </w:rPr>
        <w:t xml:space="preserve"> But</w:t>
      </w:r>
      <w:r w:rsidR="005C34F0">
        <w:rPr>
          <w:rFonts w:ascii="Times" w:hAnsi="Times"/>
          <w:lang w:val="en-US"/>
        </w:rPr>
        <w:t xml:space="preserve"> we actually know</w:t>
      </w:r>
      <w:r w:rsidR="00A610B5">
        <w:rPr>
          <w:rFonts w:ascii="Times" w:hAnsi="Times"/>
          <w:lang w:val="en-US"/>
        </w:rPr>
        <w:t xml:space="preserve"> </w:t>
      </w:r>
      <w:r w:rsidR="005C34F0">
        <w:rPr>
          <w:rFonts w:ascii="Times" w:hAnsi="Times"/>
          <w:lang w:val="en-US"/>
        </w:rPr>
        <w:t xml:space="preserve">very little </w:t>
      </w:r>
      <w:r w:rsidR="00E512E1">
        <w:rPr>
          <w:rFonts w:ascii="Times" w:hAnsi="Times"/>
          <w:lang w:val="en-US"/>
        </w:rPr>
        <w:t>b</w:t>
      </w:r>
      <w:r w:rsidR="00213DF4">
        <w:rPr>
          <w:rFonts w:ascii="Times" w:hAnsi="Times"/>
          <w:lang w:val="en-US"/>
        </w:rPr>
        <w:t xml:space="preserve">eyond </w:t>
      </w:r>
      <w:proofErr w:type="spellStart"/>
      <w:r w:rsidR="00213DF4" w:rsidRPr="006837A3">
        <w:rPr>
          <w:rFonts w:ascii="Times" w:hAnsi="Times"/>
          <w:i/>
          <w:lang w:val="en-US"/>
        </w:rPr>
        <w:t>Heliconius</w:t>
      </w:r>
      <w:proofErr w:type="spellEnd"/>
      <w:r w:rsidR="00BF6D04">
        <w:rPr>
          <w:rFonts w:ascii="Times" w:hAnsi="Times"/>
          <w:lang w:val="en-US"/>
        </w:rPr>
        <w:t xml:space="preserve">. </w:t>
      </w:r>
      <w:r w:rsidR="000208FA">
        <w:rPr>
          <w:rFonts w:ascii="Times" w:hAnsi="Times"/>
          <w:lang w:val="en-US"/>
        </w:rPr>
        <w:t xml:space="preserve">We argue that </w:t>
      </w:r>
      <w:r w:rsidR="00D31CA6">
        <w:rPr>
          <w:rFonts w:ascii="Times" w:hAnsi="Times"/>
          <w:lang w:val="en-US"/>
        </w:rPr>
        <w:t xml:space="preserve">there is a large bias in our understanding of the mechanisms surrounding Müllerian mimicry </w:t>
      </w:r>
      <w:r w:rsidR="00C8136E">
        <w:rPr>
          <w:rFonts w:ascii="Times" w:hAnsi="Times"/>
          <w:lang w:val="en-US"/>
        </w:rPr>
        <w:t xml:space="preserve">towards </w:t>
      </w:r>
      <w:r w:rsidR="00CE660F">
        <w:rPr>
          <w:rFonts w:ascii="Times" w:hAnsi="Times"/>
          <w:lang w:val="en-US"/>
        </w:rPr>
        <w:t>evolutionary oddities.</w:t>
      </w:r>
      <w:r w:rsidR="00C620B0">
        <w:rPr>
          <w:rFonts w:ascii="Times" w:hAnsi="Times"/>
          <w:lang w:val="en-US"/>
        </w:rPr>
        <w:t xml:space="preserve"> </w:t>
      </w:r>
      <w:r w:rsidR="001B4560">
        <w:rPr>
          <w:rFonts w:ascii="Times" w:hAnsi="Times"/>
          <w:lang w:val="en-US"/>
        </w:rPr>
        <w:t>Just like</w:t>
      </w:r>
      <w:r w:rsidR="009E0065">
        <w:rPr>
          <w:rFonts w:ascii="Times" w:hAnsi="Times"/>
          <w:lang w:val="en-US"/>
        </w:rPr>
        <w:t xml:space="preserve"> in the</w:t>
      </w:r>
      <w:r w:rsidR="009B0D55">
        <w:rPr>
          <w:rFonts w:ascii="Times" w:hAnsi="Times"/>
          <w:lang w:val="en-US"/>
        </w:rPr>
        <w:t xml:space="preserve"> </w:t>
      </w:r>
      <w:r w:rsidR="00705E35">
        <w:rPr>
          <w:rFonts w:ascii="Times" w:hAnsi="Times"/>
          <w:lang w:val="en-US"/>
        </w:rPr>
        <w:t>Indian</w:t>
      </w:r>
      <w:r w:rsidR="009E0065">
        <w:rPr>
          <w:rFonts w:ascii="Times" w:hAnsi="Times"/>
          <w:lang w:val="en-US"/>
        </w:rPr>
        <w:t xml:space="preserve"> </w:t>
      </w:r>
      <w:r w:rsidR="009E0065" w:rsidRPr="009E0065">
        <w:rPr>
          <w:rFonts w:ascii="Times" w:hAnsi="Times"/>
          <w:lang w:val="en-US"/>
        </w:rPr>
        <w:t xml:space="preserve">parable </w:t>
      </w:r>
      <w:r w:rsidR="009B0D55">
        <w:rPr>
          <w:rFonts w:ascii="Times" w:hAnsi="Times"/>
          <w:lang w:val="en-US"/>
        </w:rPr>
        <w:t>where</w:t>
      </w:r>
      <w:r w:rsidR="009E0065" w:rsidRPr="009E0065">
        <w:rPr>
          <w:rFonts w:ascii="Times" w:hAnsi="Times"/>
          <w:lang w:val="en-US"/>
        </w:rPr>
        <w:t xml:space="preserve"> blind men </w:t>
      </w:r>
      <w:r w:rsidR="000271E8">
        <w:rPr>
          <w:rFonts w:ascii="Times" w:hAnsi="Times"/>
          <w:lang w:val="en-US"/>
        </w:rPr>
        <w:t xml:space="preserve">examining </w:t>
      </w:r>
      <w:r w:rsidR="00335051">
        <w:rPr>
          <w:rFonts w:ascii="Times" w:hAnsi="Times"/>
          <w:lang w:val="en-US"/>
        </w:rPr>
        <w:t>a single</w:t>
      </w:r>
      <w:r w:rsidR="000271E8">
        <w:rPr>
          <w:rFonts w:ascii="Times" w:hAnsi="Times"/>
          <w:lang w:val="en-US"/>
        </w:rPr>
        <w:t xml:space="preserve"> part of an</w:t>
      </w:r>
      <w:r w:rsidR="009E0065" w:rsidRPr="009E0065">
        <w:rPr>
          <w:rFonts w:ascii="Times" w:hAnsi="Times"/>
          <w:lang w:val="en-US"/>
        </w:rPr>
        <w:t xml:space="preserve"> elephant</w:t>
      </w:r>
      <w:r w:rsidR="000271E8">
        <w:rPr>
          <w:rFonts w:ascii="Times" w:hAnsi="Times"/>
          <w:lang w:val="en-US"/>
        </w:rPr>
        <w:t xml:space="preserve"> </w:t>
      </w:r>
      <w:r w:rsidR="00067DFB">
        <w:rPr>
          <w:rFonts w:ascii="Times" w:hAnsi="Times"/>
          <w:lang w:val="en-US"/>
        </w:rPr>
        <w:t>provide</w:t>
      </w:r>
      <w:r w:rsidR="00497E28">
        <w:rPr>
          <w:rFonts w:ascii="Times" w:hAnsi="Times"/>
          <w:lang w:val="en-US"/>
        </w:rPr>
        <w:t xml:space="preserve"> </w:t>
      </w:r>
      <w:r w:rsidR="002123E1">
        <w:rPr>
          <w:rFonts w:ascii="Times" w:hAnsi="Times"/>
          <w:lang w:val="en-US"/>
        </w:rPr>
        <w:t>a limited</w:t>
      </w:r>
      <w:r w:rsidR="00497E28">
        <w:rPr>
          <w:rFonts w:ascii="Times" w:hAnsi="Times"/>
          <w:lang w:val="en-US"/>
        </w:rPr>
        <w:t>, inaccurate description of the ele</w:t>
      </w:r>
      <w:r w:rsidR="008518A9">
        <w:rPr>
          <w:rFonts w:ascii="Times" w:hAnsi="Times"/>
          <w:lang w:val="en-US"/>
        </w:rPr>
        <w:t>phant</w:t>
      </w:r>
      <w:r w:rsidR="00BF190F">
        <w:rPr>
          <w:rFonts w:ascii="Times" w:hAnsi="Times"/>
          <w:lang w:val="en-US"/>
        </w:rPr>
        <w:t xml:space="preserve">, </w:t>
      </w:r>
      <w:r w:rsidR="005C0869">
        <w:rPr>
          <w:rFonts w:ascii="Times" w:hAnsi="Times"/>
          <w:lang w:val="en-US"/>
        </w:rPr>
        <w:t>our knowledge</w:t>
      </w:r>
      <w:r w:rsidR="008968BE">
        <w:rPr>
          <w:rFonts w:ascii="Times" w:hAnsi="Times"/>
          <w:lang w:val="en-US"/>
        </w:rPr>
        <w:t xml:space="preserve"> restricted to few model taxa</w:t>
      </w:r>
      <w:del w:id="362" w:author="Marianne" w:date="2021-08-10T00:31:00Z">
        <w:r w:rsidR="002B1704" w:rsidDel="000C1E32">
          <w:rPr>
            <w:rFonts w:ascii="Times" w:hAnsi="Times"/>
            <w:lang w:val="en-US"/>
          </w:rPr>
          <w:delText>,</w:delText>
        </w:r>
      </w:del>
      <w:r w:rsidR="008968BE">
        <w:rPr>
          <w:rFonts w:ascii="Times" w:hAnsi="Times"/>
          <w:lang w:val="en-US"/>
        </w:rPr>
        <w:t xml:space="preserve"> </w:t>
      </w:r>
      <w:r w:rsidR="00F42BA5">
        <w:rPr>
          <w:rFonts w:ascii="Times" w:hAnsi="Times"/>
          <w:lang w:val="en-US"/>
        </w:rPr>
        <w:t xml:space="preserve">at best </w:t>
      </w:r>
      <w:r w:rsidR="008224FD">
        <w:rPr>
          <w:rFonts w:ascii="Times" w:hAnsi="Times"/>
          <w:lang w:val="en-US"/>
        </w:rPr>
        <w:t xml:space="preserve">prevents </w:t>
      </w:r>
      <w:r w:rsidR="008C17F3">
        <w:rPr>
          <w:rFonts w:ascii="Times" w:hAnsi="Times"/>
          <w:lang w:val="en-US"/>
        </w:rPr>
        <w:t>us to see the big</w:t>
      </w:r>
      <w:r w:rsidR="00F42BA5">
        <w:rPr>
          <w:rFonts w:ascii="Times" w:hAnsi="Times"/>
          <w:lang w:val="en-US"/>
        </w:rPr>
        <w:t>ger</w:t>
      </w:r>
      <w:r w:rsidR="008C17F3">
        <w:rPr>
          <w:rFonts w:ascii="Times" w:hAnsi="Times"/>
          <w:lang w:val="en-US"/>
        </w:rPr>
        <w:t xml:space="preserve"> picture, </w:t>
      </w:r>
      <w:r w:rsidR="00F42BA5">
        <w:rPr>
          <w:rFonts w:ascii="Times" w:hAnsi="Times"/>
          <w:lang w:val="en-US"/>
        </w:rPr>
        <w:t xml:space="preserve">but most likely </w:t>
      </w:r>
      <w:r w:rsidR="00B03B33">
        <w:rPr>
          <w:rFonts w:ascii="Times" w:hAnsi="Times"/>
          <w:lang w:val="en-US"/>
        </w:rPr>
        <w:t>falsifies our perception</w:t>
      </w:r>
      <w:r w:rsidR="0073336A">
        <w:rPr>
          <w:rFonts w:ascii="Times" w:hAnsi="Times"/>
          <w:lang w:val="en-US"/>
        </w:rPr>
        <w:t xml:space="preserve"> of how mimicry affect evolution on the long run</w:t>
      </w:r>
      <w:r w:rsidR="00A2360A">
        <w:rPr>
          <w:rFonts w:ascii="Times" w:hAnsi="Times"/>
          <w:lang w:val="en-US"/>
        </w:rPr>
        <w:t>.</w:t>
      </w:r>
      <w:r w:rsidR="00CE5FBA">
        <w:rPr>
          <w:rFonts w:ascii="Times" w:hAnsi="Times"/>
          <w:lang w:val="en-US"/>
        </w:rPr>
        <w:t xml:space="preserve"> </w:t>
      </w:r>
      <w:r w:rsidR="00C85D16">
        <w:rPr>
          <w:rFonts w:ascii="Times" w:hAnsi="Times"/>
          <w:lang w:val="en-US"/>
        </w:rPr>
        <w:t>Despite</w:t>
      </w:r>
      <w:r w:rsidR="00967B62">
        <w:rPr>
          <w:rFonts w:ascii="Times" w:hAnsi="Times"/>
          <w:lang w:val="en-US"/>
        </w:rPr>
        <w:t xml:space="preserve"> </w:t>
      </w:r>
      <w:proofErr w:type="spellStart"/>
      <w:r w:rsidR="00967B62">
        <w:rPr>
          <w:rFonts w:ascii="Times" w:hAnsi="Times"/>
          <w:lang w:val="en-US"/>
        </w:rPr>
        <w:t>Ithomiini</w:t>
      </w:r>
      <w:proofErr w:type="spellEnd"/>
      <w:r w:rsidR="00C85D16">
        <w:rPr>
          <w:rFonts w:ascii="Times" w:hAnsi="Times"/>
          <w:lang w:val="en-US"/>
        </w:rPr>
        <w:t xml:space="preserve"> being one of the largest mimetic </w:t>
      </w:r>
      <w:r w:rsidR="00983673">
        <w:rPr>
          <w:rFonts w:ascii="Times" w:hAnsi="Times"/>
          <w:lang w:val="en-US"/>
        </w:rPr>
        <w:t>clades</w:t>
      </w:r>
      <w:r w:rsidR="00C85D16">
        <w:rPr>
          <w:rFonts w:ascii="Times" w:hAnsi="Times"/>
          <w:lang w:val="en-US"/>
        </w:rPr>
        <w:t xml:space="preserve"> in butterflies, there </w:t>
      </w:r>
      <w:r w:rsidR="0059000E">
        <w:rPr>
          <w:rFonts w:ascii="Times" w:hAnsi="Times"/>
          <w:lang w:val="en-US"/>
        </w:rPr>
        <w:t>have</w:t>
      </w:r>
      <w:r w:rsidR="00C85D16">
        <w:rPr>
          <w:rFonts w:ascii="Times" w:hAnsi="Times"/>
          <w:lang w:val="en-US"/>
        </w:rPr>
        <w:t xml:space="preserve"> been very little attempts to identify the mechanisms of evolution at the microevolutionary scale</w:t>
      </w:r>
      <w:ins w:id="363" w:author="Marianne" w:date="2021-08-10T00:32:00Z">
        <w:r w:rsidR="000C1E32">
          <w:rPr>
            <w:rFonts w:ascii="Times" w:hAnsi="Times"/>
            <w:lang w:val="en-US"/>
          </w:rPr>
          <w:t xml:space="preserve"> in this group (McClure et al. 2017 ZJLS, McClure et al.</w:t>
        </w:r>
      </w:ins>
      <w:ins w:id="364" w:author="Marianne" w:date="2021-08-10T00:33:00Z">
        <w:r w:rsidR="000C1E32">
          <w:rPr>
            <w:rFonts w:ascii="Times" w:hAnsi="Times"/>
            <w:lang w:val="en-US"/>
          </w:rPr>
          <w:t xml:space="preserve"> 2019 JAE)</w:t>
        </w:r>
      </w:ins>
      <w:ins w:id="365" w:author="Marianne" w:date="2021-08-10T00:32:00Z">
        <w:r w:rsidR="000C1E32">
          <w:rPr>
            <w:rFonts w:ascii="Times" w:hAnsi="Times"/>
            <w:lang w:val="en-US"/>
          </w:rPr>
          <w:t>, due to the difficulties to implement experiments in captivity</w:t>
        </w:r>
      </w:ins>
      <w:r w:rsidR="00C85D16">
        <w:rPr>
          <w:rFonts w:ascii="Times" w:hAnsi="Times"/>
          <w:lang w:val="en-US"/>
        </w:rPr>
        <w:t xml:space="preserve">. </w:t>
      </w:r>
      <w:ins w:id="366" w:author="Marianne" w:date="2021-08-10T00:33:00Z">
        <w:r w:rsidR="000C1E32">
          <w:rPr>
            <w:rFonts w:ascii="Times" w:hAnsi="Times"/>
            <w:lang w:val="en-US"/>
          </w:rPr>
          <w:t>Moreover</w:t>
        </w:r>
      </w:ins>
      <w:del w:id="367" w:author="Marianne" w:date="2021-08-10T00:33:00Z">
        <w:r w:rsidR="008B5F01" w:rsidDel="000C1E32">
          <w:rPr>
            <w:rFonts w:ascii="Times" w:hAnsi="Times"/>
            <w:lang w:val="en-US"/>
          </w:rPr>
          <w:delText>In addition</w:delText>
        </w:r>
      </w:del>
      <w:r w:rsidR="008B5F01">
        <w:rPr>
          <w:rFonts w:ascii="Times" w:hAnsi="Times"/>
          <w:lang w:val="en-US"/>
        </w:rPr>
        <w:t>, most effort</w:t>
      </w:r>
      <w:r w:rsidR="00A32744">
        <w:rPr>
          <w:rFonts w:ascii="Times" w:hAnsi="Times"/>
          <w:lang w:val="en-US"/>
        </w:rPr>
        <w:t>s</w:t>
      </w:r>
      <w:r w:rsidR="008B5F01">
        <w:rPr>
          <w:rFonts w:ascii="Times" w:hAnsi="Times"/>
          <w:lang w:val="en-US"/>
        </w:rPr>
        <w:t xml:space="preserve"> have been concentrated in the genus </w:t>
      </w:r>
      <w:proofErr w:type="spellStart"/>
      <w:r w:rsidR="008B5F01" w:rsidRPr="000C1E32">
        <w:rPr>
          <w:rFonts w:ascii="Times" w:hAnsi="Times"/>
          <w:i/>
          <w:lang w:val="en-US"/>
          <w:rPrChange w:id="368" w:author="Marianne" w:date="2021-08-10T00:33:00Z">
            <w:rPr>
              <w:rFonts w:ascii="Times" w:hAnsi="Times"/>
              <w:lang w:val="en-US"/>
            </w:rPr>
          </w:rPrChange>
        </w:rPr>
        <w:t>Melinae</w:t>
      </w:r>
      <w:r w:rsidR="000943BE" w:rsidRPr="000C1E32">
        <w:rPr>
          <w:rFonts w:ascii="Times" w:hAnsi="Times"/>
          <w:i/>
          <w:lang w:val="en-US"/>
          <w:rPrChange w:id="369" w:author="Marianne" w:date="2021-08-10T00:33:00Z">
            <w:rPr>
              <w:rFonts w:ascii="Times" w:hAnsi="Times"/>
              <w:lang w:val="en-US"/>
            </w:rPr>
          </w:rPrChange>
        </w:rPr>
        <w:t>a</w:t>
      </w:r>
      <w:proofErr w:type="spellEnd"/>
      <w:r w:rsidR="008B5F01">
        <w:rPr>
          <w:rFonts w:ascii="Times" w:hAnsi="Times"/>
          <w:lang w:val="en-US"/>
        </w:rPr>
        <w:t xml:space="preserve">, which is itself an oddity among </w:t>
      </w:r>
      <w:proofErr w:type="spellStart"/>
      <w:r w:rsidR="008B5F01">
        <w:rPr>
          <w:rFonts w:ascii="Times" w:hAnsi="Times"/>
          <w:lang w:val="en-US"/>
        </w:rPr>
        <w:t>Ithomiini</w:t>
      </w:r>
      <w:proofErr w:type="spellEnd"/>
      <w:r w:rsidR="008B5F01">
        <w:rPr>
          <w:rFonts w:ascii="Times" w:hAnsi="Times"/>
          <w:lang w:val="en-US"/>
        </w:rPr>
        <w:t xml:space="preserve"> butterflies</w:t>
      </w:r>
      <w:ins w:id="370" w:author="Marianne" w:date="2021-08-10T00:33:00Z">
        <w:r w:rsidR="000C1E32">
          <w:rPr>
            <w:rFonts w:ascii="Times" w:hAnsi="Times"/>
            <w:lang w:val="en-US"/>
          </w:rPr>
          <w:t xml:space="preserve"> because of its </w:t>
        </w:r>
      </w:ins>
      <w:ins w:id="371" w:author="Marianne" w:date="2021-08-10T00:34:00Z">
        <w:r w:rsidR="00034B98">
          <w:rPr>
            <w:rFonts w:ascii="Times" w:hAnsi="Times"/>
            <w:lang w:val="en-US"/>
          </w:rPr>
          <w:t xml:space="preserve">basal position in the phylogeny and </w:t>
        </w:r>
      </w:ins>
      <w:ins w:id="372" w:author="Marianne" w:date="2021-08-10T00:33:00Z">
        <w:r w:rsidR="000C1E32">
          <w:rPr>
            <w:rFonts w:ascii="Times" w:hAnsi="Times"/>
            <w:lang w:val="en-US"/>
          </w:rPr>
          <w:t xml:space="preserve">long independent </w:t>
        </w:r>
      </w:ins>
      <w:ins w:id="373" w:author="Marianne" w:date="2021-08-10T00:34:00Z">
        <w:r w:rsidR="000C1E32">
          <w:rPr>
            <w:rFonts w:ascii="Times" w:hAnsi="Times"/>
            <w:lang w:val="en-US"/>
          </w:rPr>
          <w:t>e</w:t>
        </w:r>
      </w:ins>
      <w:ins w:id="374" w:author="Marianne" w:date="2021-08-10T00:33:00Z">
        <w:r w:rsidR="000C1E32">
          <w:rPr>
            <w:rFonts w:ascii="Times" w:hAnsi="Times"/>
            <w:lang w:val="en-US"/>
          </w:rPr>
          <w:t>volution</w:t>
        </w:r>
      </w:ins>
      <w:ins w:id="375" w:author="Marianne" w:date="2021-08-10T00:34:00Z">
        <w:r w:rsidR="000C1E32">
          <w:rPr>
            <w:rFonts w:ascii="Times" w:hAnsi="Times"/>
            <w:lang w:val="en-US"/>
          </w:rPr>
          <w:t xml:space="preserve"> (</w:t>
        </w:r>
        <w:proofErr w:type="spellStart"/>
        <w:r w:rsidR="000C1E32">
          <w:rPr>
            <w:rFonts w:ascii="Times" w:hAnsi="Times"/>
            <w:lang w:val="en-US"/>
          </w:rPr>
          <w:t>Chazot</w:t>
        </w:r>
        <w:proofErr w:type="spellEnd"/>
        <w:r w:rsidR="000C1E32">
          <w:rPr>
            <w:rFonts w:ascii="Times" w:hAnsi="Times"/>
            <w:lang w:val="en-US"/>
          </w:rPr>
          <w:t xml:space="preserve"> et al. 2019)</w:t>
        </w:r>
        <w:r w:rsidR="00034B98">
          <w:rPr>
            <w:rFonts w:ascii="Times" w:hAnsi="Times"/>
            <w:lang w:val="en-US"/>
          </w:rPr>
          <w:t xml:space="preserve">, the mixture of ancestral and derived character states (Willmott and Freitas 2006 Cladistics), its exceptional </w:t>
        </w:r>
      </w:ins>
      <w:ins w:id="376" w:author="Marianne" w:date="2021-08-10T00:35:00Z">
        <w:r w:rsidR="00034B98">
          <w:rPr>
            <w:rFonts w:ascii="Times" w:hAnsi="Times"/>
            <w:lang w:val="en-US"/>
          </w:rPr>
          <w:t>diversification</w:t>
        </w:r>
      </w:ins>
      <w:ins w:id="377" w:author="Marianne" w:date="2021-08-10T00:34:00Z">
        <w:r w:rsidR="00034B98">
          <w:rPr>
            <w:rFonts w:ascii="Times" w:hAnsi="Times"/>
            <w:lang w:val="en-US"/>
          </w:rPr>
          <w:t xml:space="preserve"> </w:t>
        </w:r>
      </w:ins>
      <w:ins w:id="378" w:author="Marianne" w:date="2021-08-10T00:35:00Z">
        <w:r w:rsidR="00034B98">
          <w:rPr>
            <w:rFonts w:ascii="Times" w:hAnsi="Times"/>
            <w:lang w:val="en-US"/>
          </w:rPr>
          <w:t>rate (</w:t>
        </w:r>
        <w:proofErr w:type="spellStart"/>
        <w:r w:rsidR="00034B98">
          <w:rPr>
            <w:rFonts w:ascii="Times" w:hAnsi="Times"/>
            <w:lang w:val="en-US"/>
          </w:rPr>
          <w:t>Chazot</w:t>
        </w:r>
        <w:proofErr w:type="spellEnd"/>
        <w:r w:rsidR="00034B98">
          <w:rPr>
            <w:rFonts w:ascii="Times" w:hAnsi="Times"/>
            <w:lang w:val="en-US"/>
          </w:rPr>
          <w:t xml:space="preserve"> et al. 2019)</w:t>
        </w:r>
      </w:ins>
      <w:ins w:id="379" w:author="Marianne" w:date="2021-08-10T00:36:00Z">
        <w:r w:rsidR="00034B98">
          <w:rPr>
            <w:rFonts w:ascii="Times" w:hAnsi="Times"/>
            <w:lang w:val="en-US"/>
          </w:rPr>
          <w:t xml:space="preserve">, its high degree of heterozygosity (McClure et al. 2019) </w:t>
        </w:r>
      </w:ins>
      <w:ins w:id="380" w:author="Marianne" w:date="2021-08-10T00:35:00Z">
        <w:r w:rsidR="00034B98">
          <w:rPr>
            <w:rFonts w:ascii="Times" w:hAnsi="Times"/>
            <w:lang w:val="en-US"/>
          </w:rPr>
          <w:t xml:space="preserve">and its unusual karyotype lability </w:t>
        </w:r>
      </w:ins>
      <w:ins w:id="381" w:author="Marianne" w:date="2021-08-10T00:36:00Z">
        <w:r w:rsidR="00034B98">
          <w:rPr>
            <w:rFonts w:ascii="Times" w:hAnsi="Times"/>
            <w:lang w:val="en-US"/>
          </w:rPr>
          <w:t>(McClure et al. 2018)</w:t>
        </w:r>
      </w:ins>
      <w:r w:rsidR="0040504E">
        <w:rPr>
          <w:rFonts w:ascii="Times" w:hAnsi="Times"/>
          <w:lang w:val="en-US"/>
        </w:rPr>
        <w:t>.</w:t>
      </w:r>
      <w:r w:rsidR="003636BF">
        <w:rPr>
          <w:rFonts w:ascii="Times" w:hAnsi="Times"/>
          <w:lang w:val="en-US"/>
        </w:rPr>
        <w:t xml:space="preserve"> Our results suggest </w:t>
      </w:r>
      <w:r w:rsidR="00246E29">
        <w:rPr>
          <w:rFonts w:ascii="Times" w:hAnsi="Times"/>
          <w:lang w:val="en-US"/>
        </w:rPr>
        <w:t>that</w:t>
      </w:r>
      <w:r w:rsidR="003636BF">
        <w:rPr>
          <w:rFonts w:ascii="Times" w:hAnsi="Times"/>
          <w:lang w:val="en-US"/>
        </w:rPr>
        <w:t xml:space="preserve"> </w:t>
      </w:r>
      <w:commentRangeStart w:id="382"/>
      <w:r w:rsidR="00246E29">
        <w:rPr>
          <w:rFonts w:ascii="Times" w:hAnsi="Times"/>
          <w:lang w:val="en-US"/>
        </w:rPr>
        <w:t>fast</w:t>
      </w:r>
      <w:r w:rsidR="003636BF">
        <w:rPr>
          <w:rFonts w:ascii="Times" w:hAnsi="Times"/>
          <w:lang w:val="en-US"/>
        </w:rPr>
        <w:t xml:space="preserve"> evo</w:t>
      </w:r>
      <w:r w:rsidR="00246E29">
        <w:rPr>
          <w:rFonts w:ascii="Times" w:hAnsi="Times"/>
          <w:lang w:val="en-US"/>
        </w:rPr>
        <w:t>lution of phenotypes</w:t>
      </w:r>
      <w:del w:id="383" w:author="Marianne" w:date="2021-08-10T00:37:00Z">
        <w:r w:rsidR="003636BF" w:rsidDel="00034B98">
          <w:rPr>
            <w:rFonts w:ascii="Times" w:hAnsi="Times"/>
            <w:lang w:val="en-US"/>
          </w:rPr>
          <w:delText xml:space="preserve"> species</w:delText>
        </w:r>
        <w:r w:rsidR="004B2FB2" w:rsidDel="00034B98">
          <w:rPr>
            <w:rFonts w:ascii="Times" w:hAnsi="Times"/>
            <w:lang w:val="en-US"/>
          </w:rPr>
          <w:delText>,</w:delText>
        </w:r>
      </w:del>
      <w:r w:rsidR="004B2FB2">
        <w:rPr>
          <w:rFonts w:ascii="Times" w:hAnsi="Times"/>
          <w:lang w:val="en-US"/>
        </w:rPr>
        <w:t xml:space="preserve"> coupled with mechanisms of </w:t>
      </w:r>
      <w:r w:rsidR="004B2FB2">
        <w:rPr>
          <w:rFonts w:ascii="Times" w:hAnsi="Times"/>
          <w:lang w:val="en-US"/>
        </w:rPr>
        <w:lastRenderedPageBreak/>
        <w:t>reproductive isolation is probably an exception rather than rule</w:t>
      </w:r>
      <w:commentRangeEnd w:id="382"/>
      <w:r w:rsidR="00034B98">
        <w:rPr>
          <w:rStyle w:val="CommentReference"/>
        </w:rPr>
        <w:commentReference w:id="382"/>
      </w:r>
      <w:r w:rsidR="00D30D99">
        <w:rPr>
          <w:rFonts w:ascii="Times" w:hAnsi="Times"/>
          <w:lang w:val="en-US"/>
        </w:rPr>
        <w:t xml:space="preserve">, </w:t>
      </w:r>
      <w:r w:rsidR="00AB178D">
        <w:rPr>
          <w:rFonts w:ascii="Times" w:hAnsi="Times"/>
          <w:lang w:val="en-US"/>
        </w:rPr>
        <w:t>and high variability exists among groups.</w:t>
      </w:r>
      <w:r w:rsidR="00D30D99">
        <w:rPr>
          <w:rFonts w:ascii="Times" w:hAnsi="Times"/>
          <w:lang w:val="en-US"/>
        </w:rPr>
        <w:t xml:space="preserve"> </w:t>
      </w:r>
      <w:commentRangeStart w:id="384"/>
      <w:r w:rsidR="00F363AA">
        <w:rPr>
          <w:rFonts w:ascii="Times" w:hAnsi="Times"/>
          <w:lang w:val="en-US"/>
        </w:rPr>
        <w:t xml:space="preserve">Within </w:t>
      </w:r>
      <w:proofErr w:type="spellStart"/>
      <w:r w:rsidR="00F363AA">
        <w:rPr>
          <w:rFonts w:ascii="Times" w:hAnsi="Times"/>
          <w:lang w:val="en-US"/>
        </w:rPr>
        <w:t>Ithomiini</w:t>
      </w:r>
      <w:proofErr w:type="spellEnd"/>
      <w:r w:rsidR="00F363AA">
        <w:rPr>
          <w:rFonts w:ascii="Times" w:hAnsi="Times"/>
          <w:lang w:val="en-US"/>
        </w:rPr>
        <w:t xml:space="preserve">, </w:t>
      </w:r>
      <w:del w:id="385" w:author="Marianne" w:date="2021-08-10T00:39:00Z">
        <w:r w:rsidR="00F363AA" w:rsidDel="00034B98">
          <w:rPr>
            <w:rFonts w:ascii="Times" w:hAnsi="Times"/>
            <w:lang w:val="en-US"/>
          </w:rPr>
          <w:delText xml:space="preserve">groups </w:delText>
        </w:r>
      </w:del>
      <w:ins w:id="386" w:author="Marianne" w:date="2021-08-10T00:39:00Z">
        <w:r w:rsidR="00034B98">
          <w:rPr>
            <w:rFonts w:ascii="Times" w:hAnsi="Times"/>
            <w:lang w:val="en-US"/>
          </w:rPr>
          <w:t xml:space="preserve">clades </w:t>
        </w:r>
      </w:ins>
      <w:r w:rsidR="00F363AA">
        <w:rPr>
          <w:rFonts w:ascii="Times" w:hAnsi="Times"/>
          <w:lang w:val="en-US"/>
        </w:rPr>
        <w:t xml:space="preserve">such </w:t>
      </w:r>
      <w:del w:id="387" w:author="Marianne" w:date="2021-08-10T00:39:00Z">
        <w:r w:rsidR="00F363AA" w:rsidDel="00034B98">
          <w:rPr>
            <w:rFonts w:ascii="Times" w:hAnsi="Times"/>
            <w:lang w:val="en-US"/>
          </w:rPr>
          <w:delText>as</w:delText>
        </w:r>
      </w:del>
      <w:ins w:id="388" w:author="Marianne" w:date="2021-08-10T00:39:00Z">
        <w:r w:rsidR="00034B98">
          <w:rPr>
            <w:rFonts w:ascii="Times" w:hAnsi="Times"/>
            <w:lang w:val="en-US"/>
          </w:rPr>
          <w:t>as the genus</w:t>
        </w:r>
      </w:ins>
      <w:r w:rsidR="00F363AA">
        <w:rPr>
          <w:rFonts w:ascii="Times" w:hAnsi="Times"/>
          <w:lang w:val="en-US"/>
        </w:rPr>
        <w:t xml:space="preserve"> </w:t>
      </w:r>
      <w:proofErr w:type="spellStart"/>
      <w:r w:rsidR="00F363AA" w:rsidRPr="00FB0AF3">
        <w:rPr>
          <w:rFonts w:ascii="Times" w:hAnsi="Times"/>
          <w:i/>
          <w:lang w:val="en-US"/>
        </w:rPr>
        <w:t>Napeogenes</w:t>
      </w:r>
      <w:proofErr w:type="spellEnd"/>
      <w:r w:rsidR="00F363AA">
        <w:rPr>
          <w:rFonts w:ascii="Times" w:hAnsi="Times"/>
          <w:lang w:val="en-US"/>
        </w:rPr>
        <w:t xml:space="preserve"> show high variation among species</w:t>
      </w:r>
      <w:commentRangeEnd w:id="384"/>
      <w:r w:rsidR="00034B98">
        <w:rPr>
          <w:rStyle w:val="CommentReference"/>
        </w:rPr>
        <w:commentReference w:id="384"/>
      </w:r>
      <w:r w:rsidR="00F363AA">
        <w:rPr>
          <w:rFonts w:ascii="Times" w:hAnsi="Times"/>
          <w:lang w:val="en-US"/>
        </w:rPr>
        <w:t>, high polymorphism within species, implying fast phenotypic evolution</w:t>
      </w:r>
      <w:r w:rsidR="00696BC4">
        <w:rPr>
          <w:rFonts w:ascii="Times" w:hAnsi="Times"/>
          <w:lang w:val="en-US"/>
        </w:rPr>
        <w:t xml:space="preserve"> linked to mimetic interactions</w:t>
      </w:r>
      <w:r w:rsidR="006C014B">
        <w:rPr>
          <w:rFonts w:ascii="Times" w:hAnsi="Times"/>
          <w:lang w:val="en-US"/>
        </w:rPr>
        <w:t xml:space="preserve">. </w:t>
      </w:r>
      <w:r w:rsidR="00436349">
        <w:rPr>
          <w:rFonts w:ascii="Times" w:hAnsi="Times"/>
          <w:lang w:val="en-US"/>
        </w:rPr>
        <w:t xml:space="preserve">But other </w:t>
      </w:r>
      <w:del w:id="389" w:author="Marianne" w:date="2021-08-10T00:39:00Z">
        <w:r w:rsidR="00436349" w:rsidDel="00034B98">
          <w:rPr>
            <w:rFonts w:ascii="Times" w:hAnsi="Times"/>
            <w:lang w:val="en-US"/>
          </w:rPr>
          <w:delText xml:space="preserve">groups </w:delText>
        </w:r>
      </w:del>
      <w:ins w:id="390" w:author="Marianne" w:date="2021-08-10T00:39:00Z">
        <w:r w:rsidR="00034B98">
          <w:rPr>
            <w:rFonts w:ascii="Times" w:hAnsi="Times"/>
            <w:lang w:val="en-US"/>
          </w:rPr>
          <w:t xml:space="preserve">clades </w:t>
        </w:r>
      </w:ins>
      <w:r w:rsidR="00436349">
        <w:rPr>
          <w:rFonts w:ascii="Times" w:hAnsi="Times"/>
          <w:lang w:val="en-US"/>
        </w:rPr>
        <w:t xml:space="preserve">such as </w:t>
      </w:r>
      <w:proofErr w:type="spellStart"/>
      <w:r w:rsidR="00436349" w:rsidRPr="006172A8">
        <w:rPr>
          <w:rFonts w:ascii="Times" w:hAnsi="Times"/>
          <w:i/>
          <w:lang w:val="en-US"/>
        </w:rPr>
        <w:t>Oleria</w:t>
      </w:r>
      <w:proofErr w:type="spellEnd"/>
      <w:r w:rsidR="00436349">
        <w:rPr>
          <w:rFonts w:ascii="Times" w:hAnsi="Times"/>
          <w:lang w:val="en-US"/>
        </w:rPr>
        <w:t xml:space="preserve">, show </w:t>
      </w:r>
      <w:commentRangeStart w:id="391"/>
      <w:r w:rsidR="006C0D3C">
        <w:rPr>
          <w:rFonts w:ascii="Times" w:hAnsi="Times"/>
          <w:lang w:val="en-US"/>
        </w:rPr>
        <w:t>higher</w:t>
      </w:r>
      <w:r w:rsidR="00D80592">
        <w:rPr>
          <w:rFonts w:ascii="Times" w:hAnsi="Times"/>
          <w:lang w:val="en-US"/>
        </w:rPr>
        <w:t xml:space="preserve"> phylogenetic signa</w:t>
      </w:r>
      <w:commentRangeEnd w:id="391"/>
      <w:r w:rsidR="00034B98">
        <w:rPr>
          <w:rStyle w:val="CommentReference"/>
        </w:rPr>
        <w:commentReference w:id="391"/>
      </w:r>
      <w:r w:rsidR="00D80592">
        <w:rPr>
          <w:rFonts w:ascii="Times" w:hAnsi="Times"/>
          <w:lang w:val="en-US"/>
        </w:rPr>
        <w:t xml:space="preserve">l </w:t>
      </w:r>
      <w:r w:rsidR="006C0D3C">
        <w:rPr>
          <w:rFonts w:ascii="Times" w:hAnsi="Times"/>
          <w:lang w:val="en-US"/>
        </w:rPr>
        <w:t>in color patterns, and limited polymorphism</w:t>
      </w:r>
      <w:r w:rsidR="00A000C3">
        <w:rPr>
          <w:rFonts w:ascii="Times" w:hAnsi="Times"/>
          <w:lang w:val="en-US"/>
        </w:rPr>
        <w:t>, impl</w:t>
      </w:r>
      <w:r w:rsidR="00D37029">
        <w:rPr>
          <w:rFonts w:ascii="Times" w:hAnsi="Times"/>
          <w:lang w:val="en-US"/>
        </w:rPr>
        <w:t>ying</w:t>
      </w:r>
      <w:r w:rsidR="00A000C3">
        <w:rPr>
          <w:rFonts w:ascii="Times" w:hAnsi="Times"/>
          <w:lang w:val="en-US"/>
        </w:rPr>
        <w:t xml:space="preserve"> that </w:t>
      </w:r>
      <w:r w:rsidR="0016277A">
        <w:rPr>
          <w:rFonts w:ascii="Times" w:hAnsi="Times"/>
          <w:lang w:val="en-US"/>
        </w:rPr>
        <w:t xml:space="preserve">mimicry probably plays a much lesser role in the process of evolution and </w:t>
      </w:r>
      <w:r w:rsidR="00C55726">
        <w:rPr>
          <w:rFonts w:ascii="Times" w:hAnsi="Times"/>
          <w:lang w:val="en-US"/>
        </w:rPr>
        <w:t>diversification</w:t>
      </w:r>
      <w:r w:rsidR="0060483F">
        <w:rPr>
          <w:rFonts w:ascii="Times" w:hAnsi="Times"/>
          <w:lang w:val="en-US"/>
        </w:rPr>
        <w:t>.</w:t>
      </w:r>
      <w:r w:rsidR="00A423FF" w:rsidRPr="00A423FF">
        <w:rPr>
          <w:rFonts w:ascii="Times" w:hAnsi="Times"/>
          <w:lang w:val="en-US"/>
        </w:rPr>
        <w:t xml:space="preserve"> </w:t>
      </w:r>
      <w:r w:rsidR="001418A6">
        <w:rPr>
          <w:rFonts w:ascii="Times" w:hAnsi="Times"/>
          <w:lang w:val="en-US"/>
        </w:rPr>
        <w:t>More work is needed both at the microevolutionary and macroevolutionary sc</w:t>
      </w:r>
      <w:r w:rsidR="00885495">
        <w:rPr>
          <w:rFonts w:ascii="Times" w:hAnsi="Times"/>
          <w:lang w:val="en-US"/>
        </w:rPr>
        <w:t>a</w:t>
      </w:r>
      <w:r w:rsidR="001418A6">
        <w:rPr>
          <w:rFonts w:ascii="Times" w:hAnsi="Times"/>
          <w:lang w:val="en-US"/>
        </w:rPr>
        <w:t>le</w:t>
      </w:r>
      <w:ins w:id="392" w:author="Marianne" w:date="2021-08-10T00:40:00Z">
        <w:r w:rsidR="00034B98">
          <w:rPr>
            <w:rFonts w:ascii="Times" w:hAnsi="Times"/>
            <w:lang w:val="en-US"/>
          </w:rPr>
          <w:t>, on a larger panel of study systems,</w:t>
        </w:r>
      </w:ins>
      <w:r w:rsidR="001418A6">
        <w:rPr>
          <w:rFonts w:ascii="Times" w:hAnsi="Times"/>
          <w:lang w:val="en-US"/>
        </w:rPr>
        <w:t xml:space="preserve"> to assess the generality of our current knowledge.</w:t>
      </w:r>
    </w:p>
    <w:p w14:paraId="7F2B29A1" w14:textId="287ADA14" w:rsidR="004F4746" w:rsidRDefault="00510DAC" w:rsidP="0046110D">
      <w:pPr>
        <w:spacing w:line="360" w:lineRule="auto"/>
        <w:rPr>
          <w:rFonts w:ascii="Times" w:hAnsi="Times"/>
          <w:lang w:val="en-US"/>
        </w:rPr>
      </w:pPr>
      <w:r>
        <w:rPr>
          <w:rFonts w:ascii="Times" w:hAnsi="Times"/>
          <w:lang w:val="en-US"/>
        </w:rPr>
        <w:t xml:space="preserve"> </w:t>
      </w:r>
    </w:p>
    <w:p w14:paraId="0C0CFE4C" w14:textId="77777777" w:rsidR="004F4746" w:rsidRDefault="004F4746">
      <w:pPr>
        <w:rPr>
          <w:rFonts w:ascii="Times" w:hAnsi="Times"/>
          <w:lang w:val="en-US"/>
        </w:rPr>
      </w:pPr>
      <w:r>
        <w:rPr>
          <w:rFonts w:ascii="Times" w:hAnsi="Times"/>
          <w:lang w:val="en-US"/>
        </w:rPr>
        <w:br w:type="page"/>
      </w:r>
    </w:p>
    <w:p w14:paraId="48EF8980" w14:textId="17266C83" w:rsidR="00FD7951" w:rsidRDefault="006039E7" w:rsidP="00791D49">
      <w:pPr>
        <w:spacing w:line="360" w:lineRule="auto"/>
        <w:jc w:val="center"/>
        <w:rPr>
          <w:rFonts w:ascii="Times" w:hAnsi="Times"/>
          <w:lang w:val="en-US"/>
        </w:rPr>
      </w:pPr>
      <w:r>
        <w:rPr>
          <w:rFonts w:ascii="Times" w:hAnsi="Times"/>
          <w:noProof/>
          <w:lang w:val="en-US"/>
        </w:rPr>
        <w:lastRenderedPageBreak/>
        <w:drawing>
          <wp:inline distT="0" distB="0" distL="0" distR="0" wp14:anchorId="381DAC44" wp14:editId="124F128A">
            <wp:extent cx="5756910" cy="3067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yesTraits_ase.pdf"/>
                    <pic:cNvPicPr/>
                  </pic:nvPicPr>
                  <pic:blipFill>
                    <a:blip r:embed="rId11">
                      <a:extLst>
                        <a:ext uri="{28A0092B-C50C-407E-A947-70E740481C1C}">
                          <a14:useLocalDpi xmlns:a14="http://schemas.microsoft.com/office/drawing/2010/main" val="0"/>
                        </a:ext>
                      </a:extLst>
                    </a:blip>
                    <a:stretch>
                      <a:fillRect/>
                    </a:stretch>
                  </pic:blipFill>
                  <pic:spPr>
                    <a:xfrm>
                      <a:off x="0" y="0"/>
                      <a:ext cx="5756910" cy="3067685"/>
                    </a:xfrm>
                    <a:prstGeom prst="rect">
                      <a:avLst/>
                    </a:prstGeom>
                  </pic:spPr>
                </pic:pic>
              </a:graphicData>
            </a:graphic>
          </wp:inline>
        </w:drawing>
      </w:r>
    </w:p>
    <w:p w14:paraId="3298463E" w14:textId="76EB9743" w:rsidR="006F0409" w:rsidRDefault="006A3C5F" w:rsidP="002F7232">
      <w:pPr>
        <w:spacing w:line="360" w:lineRule="auto"/>
        <w:jc w:val="center"/>
        <w:rPr>
          <w:rFonts w:ascii="Times" w:hAnsi="Times"/>
          <w:lang w:val="en-US"/>
        </w:rPr>
      </w:pPr>
      <w:r>
        <w:rPr>
          <w:rFonts w:ascii="Times" w:hAnsi="Times"/>
          <w:lang w:val="en-US"/>
        </w:rPr>
        <w:t xml:space="preserve">Figure 1. </w:t>
      </w:r>
      <w:r w:rsidR="00587D8C">
        <w:rPr>
          <w:rFonts w:ascii="Times" w:hAnsi="Times"/>
          <w:lang w:val="en-US"/>
        </w:rPr>
        <w:t xml:space="preserve">A. </w:t>
      </w:r>
      <w:r w:rsidR="008454DE">
        <w:rPr>
          <w:rFonts w:ascii="Times" w:hAnsi="Times"/>
          <w:lang w:val="en-US"/>
        </w:rPr>
        <w:t xml:space="preserve">Ancestral state estimation of color patterns in </w:t>
      </w:r>
      <w:proofErr w:type="spellStart"/>
      <w:r w:rsidR="008454DE">
        <w:rPr>
          <w:rFonts w:ascii="Times" w:hAnsi="Times"/>
          <w:lang w:val="en-US"/>
        </w:rPr>
        <w:t>Ithomiini</w:t>
      </w:r>
      <w:proofErr w:type="spellEnd"/>
      <w:r w:rsidR="008454DE">
        <w:rPr>
          <w:rFonts w:ascii="Times" w:hAnsi="Times"/>
          <w:lang w:val="en-US"/>
        </w:rPr>
        <w:t xml:space="preserve"> butterflies</w:t>
      </w:r>
      <w:r w:rsidR="000B4C0D">
        <w:rPr>
          <w:rFonts w:ascii="Times" w:hAnsi="Times"/>
          <w:lang w:val="en-US"/>
        </w:rPr>
        <w:t xml:space="preserve"> performed </w:t>
      </w:r>
      <w:r w:rsidR="00DF42A8">
        <w:rPr>
          <w:rFonts w:ascii="Times" w:hAnsi="Times"/>
          <w:lang w:val="en-US"/>
        </w:rPr>
        <w:t>using</w:t>
      </w:r>
      <w:r w:rsidR="000B4C0D">
        <w:rPr>
          <w:rFonts w:ascii="Times" w:hAnsi="Times"/>
          <w:lang w:val="en-US"/>
        </w:rPr>
        <w:t xml:space="preserve"> </w:t>
      </w:r>
      <w:proofErr w:type="spellStart"/>
      <w:r w:rsidR="000B4C0D">
        <w:rPr>
          <w:rFonts w:ascii="Times" w:hAnsi="Times"/>
          <w:lang w:val="en-US"/>
        </w:rPr>
        <w:t>BayesTraits</w:t>
      </w:r>
      <w:proofErr w:type="spellEnd"/>
      <w:r w:rsidR="000B4C0D">
        <w:rPr>
          <w:rFonts w:ascii="Times" w:hAnsi="Times"/>
          <w:lang w:val="en-US"/>
        </w:rPr>
        <w:t>.</w:t>
      </w:r>
      <w:r w:rsidR="003A27CC">
        <w:rPr>
          <w:rFonts w:ascii="Times" w:hAnsi="Times"/>
          <w:lang w:val="en-US"/>
        </w:rPr>
        <w:t xml:space="preserve"> </w:t>
      </w:r>
      <w:r w:rsidR="00BD733D">
        <w:rPr>
          <w:rFonts w:ascii="Times" w:hAnsi="Times"/>
          <w:lang w:val="en-US"/>
        </w:rPr>
        <w:t xml:space="preserve">Only the 11 most </w:t>
      </w:r>
      <w:proofErr w:type="spellStart"/>
      <w:r w:rsidR="00BD733D">
        <w:rPr>
          <w:rFonts w:ascii="Times" w:hAnsi="Times"/>
          <w:lang w:val="en-US"/>
        </w:rPr>
        <w:t>speices</w:t>
      </w:r>
      <w:proofErr w:type="spellEnd"/>
      <w:r w:rsidR="00BD733D">
        <w:rPr>
          <w:rFonts w:ascii="Times" w:hAnsi="Times"/>
          <w:lang w:val="en-US"/>
        </w:rPr>
        <w:t>-rich color patterns are shown on the phylogenetic tree.</w:t>
      </w:r>
      <w:r w:rsidR="00716825">
        <w:rPr>
          <w:rFonts w:ascii="Times" w:hAnsi="Times"/>
          <w:lang w:val="en-US"/>
        </w:rPr>
        <w:t xml:space="preserve"> </w:t>
      </w:r>
      <w:r w:rsidR="00F90C6A">
        <w:rPr>
          <w:rFonts w:ascii="Times" w:hAnsi="Times"/>
          <w:lang w:val="en-US"/>
        </w:rPr>
        <w:t xml:space="preserve"> </w:t>
      </w:r>
      <w:r w:rsidR="007E43F4">
        <w:rPr>
          <w:rFonts w:ascii="Times" w:hAnsi="Times"/>
          <w:lang w:val="en-US"/>
        </w:rPr>
        <w:t xml:space="preserve">B. </w:t>
      </w:r>
      <w:r w:rsidR="00691A5A">
        <w:rPr>
          <w:rFonts w:ascii="Times" w:hAnsi="Times"/>
          <w:lang w:val="en-US"/>
        </w:rPr>
        <w:t>The histogram show</w:t>
      </w:r>
      <w:r w:rsidR="002B3BB8">
        <w:rPr>
          <w:rFonts w:ascii="Times" w:hAnsi="Times"/>
          <w:lang w:val="en-US"/>
        </w:rPr>
        <w:t>s</w:t>
      </w:r>
      <w:r w:rsidR="00691A5A">
        <w:rPr>
          <w:rFonts w:ascii="Times" w:hAnsi="Times"/>
          <w:lang w:val="en-US"/>
        </w:rPr>
        <w:t xml:space="preserve"> the species richness of the 44 color patterns </w:t>
      </w:r>
      <w:r w:rsidR="007006E5">
        <w:rPr>
          <w:rFonts w:ascii="Times" w:hAnsi="Times"/>
          <w:lang w:val="en-US"/>
        </w:rPr>
        <w:t>ranked</w:t>
      </w:r>
      <w:r w:rsidR="005535D1">
        <w:rPr>
          <w:rFonts w:ascii="Times" w:hAnsi="Times"/>
          <w:lang w:val="en-US"/>
        </w:rPr>
        <w:t xml:space="preserve"> by decreasing species richness</w:t>
      </w:r>
      <w:r w:rsidR="007006E5">
        <w:rPr>
          <w:rFonts w:ascii="Times" w:hAnsi="Times"/>
          <w:lang w:val="en-US"/>
        </w:rPr>
        <w:t>.</w:t>
      </w:r>
      <w:r w:rsidR="009160E3">
        <w:rPr>
          <w:rFonts w:ascii="Times" w:hAnsi="Times"/>
          <w:lang w:val="en-US"/>
        </w:rPr>
        <w:t xml:space="preserve"> </w:t>
      </w:r>
      <w:commentRangeStart w:id="393"/>
      <w:r w:rsidR="009160E3">
        <w:rPr>
          <w:rFonts w:ascii="Times" w:hAnsi="Times"/>
          <w:lang w:val="en-US"/>
        </w:rPr>
        <w:t>C</w:t>
      </w:r>
      <w:commentRangeEnd w:id="393"/>
      <w:r w:rsidR="006C4E15">
        <w:rPr>
          <w:rStyle w:val="CommentReference"/>
        </w:rPr>
        <w:commentReference w:id="393"/>
      </w:r>
      <w:r w:rsidR="009160E3">
        <w:rPr>
          <w:rFonts w:ascii="Times" w:hAnsi="Times"/>
          <w:lang w:val="en-US"/>
        </w:rPr>
        <w:t xml:space="preserve">. </w:t>
      </w:r>
      <w:r w:rsidR="00217BE5">
        <w:rPr>
          <w:rFonts w:ascii="Times" w:hAnsi="Times"/>
          <w:lang w:val="en-US"/>
        </w:rPr>
        <w:t xml:space="preserve">Phylogenetic tree of </w:t>
      </w:r>
      <w:proofErr w:type="spellStart"/>
      <w:r w:rsidR="00217BE5">
        <w:rPr>
          <w:rFonts w:ascii="Times" w:hAnsi="Times"/>
          <w:lang w:val="en-US"/>
        </w:rPr>
        <w:t>Ithomiini</w:t>
      </w:r>
      <w:proofErr w:type="spellEnd"/>
      <w:r w:rsidR="00217BE5">
        <w:rPr>
          <w:rFonts w:ascii="Times" w:hAnsi="Times"/>
          <w:lang w:val="en-US"/>
        </w:rPr>
        <w:t xml:space="preserve"> </w:t>
      </w:r>
      <w:r w:rsidR="00771A25">
        <w:rPr>
          <w:rFonts w:ascii="Times" w:hAnsi="Times"/>
          <w:lang w:val="en-US"/>
        </w:rPr>
        <w:t>with branch length</w:t>
      </w:r>
      <w:r w:rsidR="00E15669">
        <w:rPr>
          <w:rFonts w:ascii="Times" w:hAnsi="Times"/>
          <w:lang w:val="en-US"/>
        </w:rPr>
        <w:t>s</w:t>
      </w:r>
      <w:r w:rsidR="00771A25">
        <w:rPr>
          <w:rFonts w:ascii="Times" w:hAnsi="Times"/>
          <w:lang w:val="en-US"/>
        </w:rPr>
        <w:t xml:space="preserve"> rescaled according to the </w:t>
      </w:r>
      <w:r w:rsidR="00E4085D">
        <w:rPr>
          <w:rFonts w:ascii="Times" w:hAnsi="Times"/>
          <w:lang w:val="en-US"/>
        </w:rPr>
        <w:t xml:space="preserve">number of color pattern shifts estimated in one scenario of evolution taken from </w:t>
      </w:r>
      <w:proofErr w:type="spellStart"/>
      <w:r w:rsidR="00E4085D">
        <w:rPr>
          <w:rFonts w:ascii="Times" w:hAnsi="Times"/>
          <w:lang w:val="en-US"/>
        </w:rPr>
        <w:t>BayesTraits</w:t>
      </w:r>
      <w:proofErr w:type="spellEnd"/>
      <w:r w:rsidR="00E4085D">
        <w:rPr>
          <w:rFonts w:ascii="Times" w:hAnsi="Times"/>
          <w:lang w:val="en-US"/>
        </w:rPr>
        <w:t xml:space="preserve"> results. </w:t>
      </w:r>
      <w:r w:rsidR="00C6337D">
        <w:rPr>
          <w:rFonts w:ascii="Times" w:hAnsi="Times"/>
          <w:lang w:val="en-US"/>
        </w:rPr>
        <w:t xml:space="preserve">Subtribes within </w:t>
      </w:r>
      <w:proofErr w:type="spellStart"/>
      <w:r w:rsidR="00C6337D">
        <w:rPr>
          <w:rFonts w:ascii="Times" w:hAnsi="Times"/>
          <w:lang w:val="en-US"/>
        </w:rPr>
        <w:t>Ithomiini</w:t>
      </w:r>
      <w:proofErr w:type="spellEnd"/>
      <w:r w:rsidR="00C6337D">
        <w:rPr>
          <w:rFonts w:ascii="Times" w:hAnsi="Times"/>
          <w:lang w:val="en-US"/>
        </w:rPr>
        <w:t xml:space="preserve"> are indicated as well.</w:t>
      </w:r>
    </w:p>
    <w:p w14:paraId="783C8DBF" w14:textId="77777777" w:rsidR="006F0409" w:rsidRDefault="006F0409">
      <w:pPr>
        <w:rPr>
          <w:rFonts w:ascii="Times" w:hAnsi="Times"/>
          <w:lang w:val="en-US"/>
        </w:rPr>
      </w:pPr>
      <w:r>
        <w:rPr>
          <w:rFonts w:ascii="Times" w:hAnsi="Times"/>
          <w:lang w:val="en-US"/>
        </w:rPr>
        <w:br w:type="page"/>
      </w:r>
    </w:p>
    <w:p w14:paraId="3DEF2AB6" w14:textId="4F5FB546" w:rsidR="00107A76" w:rsidRDefault="00BB6989" w:rsidP="00852E3E">
      <w:pPr>
        <w:spacing w:line="360" w:lineRule="auto"/>
        <w:rPr>
          <w:rFonts w:ascii="Times" w:hAnsi="Times"/>
          <w:lang w:val="en-US"/>
        </w:rPr>
      </w:pPr>
      <w:r>
        <w:rPr>
          <w:rFonts w:ascii="Times" w:hAnsi="Times"/>
          <w:noProof/>
          <w:lang w:val="en-US"/>
        </w:rPr>
        <w:lastRenderedPageBreak/>
        <w:drawing>
          <wp:inline distT="0" distB="0" distL="0" distR="0" wp14:anchorId="25BA0CE2" wp14:editId="69EBC8FE">
            <wp:extent cx="5442857" cy="3656483"/>
            <wp:effectExtent l="0" t="0" r="571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te_through_time_plots_ms.pdf"/>
                    <pic:cNvPicPr/>
                  </pic:nvPicPr>
                  <pic:blipFill>
                    <a:blip r:embed="rId12">
                      <a:extLst>
                        <a:ext uri="{28A0092B-C50C-407E-A947-70E740481C1C}">
                          <a14:useLocalDpi xmlns:a14="http://schemas.microsoft.com/office/drawing/2010/main" val="0"/>
                        </a:ext>
                      </a:extLst>
                    </a:blip>
                    <a:stretch>
                      <a:fillRect/>
                    </a:stretch>
                  </pic:blipFill>
                  <pic:spPr>
                    <a:xfrm>
                      <a:off x="0" y="0"/>
                      <a:ext cx="5442857" cy="3656483"/>
                    </a:xfrm>
                    <a:prstGeom prst="rect">
                      <a:avLst/>
                    </a:prstGeom>
                  </pic:spPr>
                </pic:pic>
              </a:graphicData>
            </a:graphic>
          </wp:inline>
        </w:drawing>
      </w:r>
    </w:p>
    <w:p w14:paraId="65576478" w14:textId="4C240343" w:rsidR="00AF763F" w:rsidRDefault="000764D5" w:rsidP="00852E3E">
      <w:pPr>
        <w:spacing w:line="360" w:lineRule="auto"/>
        <w:rPr>
          <w:rFonts w:ascii="Times" w:hAnsi="Times"/>
          <w:lang w:val="en-US"/>
        </w:rPr>
      </w:pPr>
      <w:r>
        <w:rPr>
          <w:rFonts w:ascii="Times" w:hAnsi="Times"/>
          <w:lang w:val="en-US"/>
        </w:rPr>
        <w:t xml:space="preserve">Figure 2. </w:t>
      </w:r>
      <w:r w:rsidR="007106A7">
        <w:rPr>
          <w:rFonts w:ascii="Times" w:hAnsi="Times"/>
          <w:lang w:val="en-US"/>
        </w:rPr>
        <w:t>A</w:t>
      </w:r>
      <w:r w:rsidR="001F34DB">
        <w:rPr>
          <w:rFonts w:ascii="Times" w:hAnsi="Times"/>
          <w:lang w:val="en-US"/>
        </w:rPr>
        <w:t xml:space="preserve">. </w:t>
      </w:r>
      <w:r w:rsidR="00955699">
        <w:rPr>
          <w:rFonts w:ascii="Times" w:hAnsi="Times"/>
          <w:lang w:val="en-US"/>
        </w:rPr>
        <w:t>Number of color pattern shifts through time</w:t>
      </w:r>
      <w:r w:rsidR="00C530A8">
        <w:rPr>
          <w:rFonts w:ascii="Times" w:hAnsi="Times"/>
          <w:lang w:val="en-US"/>
        </w:rPr>
        <w:t xml:space="preserve">. </w:t>
      </w:r>
      <w:r w:rsidR="002E601B">
        <w:rPr>
          <w:rFonts w:ascii="Times" w:hAnsi="Times"/>
          <w:lang w:val="en-US"/>
        </w:rPr>
        <w:t xml:space="preserve">B. Rate of color pattern shifts through time. </w:t>
      </w:r>
      <w:r w:rsidR="00AC1E85">
        <w:rPr>
          <w:rFonts w:ascii="Times" w:hAnsi="Times"/>
          <w:lang w:val="en-US"/>
        </w:rPr>
        <w:t xml:space="preserve">C. </w:t>
      </w:r>
      <w:r w:rsidR="004246B4">
        <w:rPr>
          <w:rFonts w:ascii="Times" w:hAnsi="Times"/>
          <w:lang w:val="en-US"/>
        </w:rPr>
        <w:t>Cumulative number of color patterns through time.</w:t>
      </w:r>
      <w:r w:rsidR="001D5DF9">
        <w:rPr>
          <w:rFonts w:ascii="Times" w:hAnsi="Times"/>
          <w:lang w:val="en-US"/>
        </w:rPr>
        <w:t xml:space="preserve"> D. </w:t>
      </w:r>
      <w:r w:rsidR="00C051CB">
        <w:rPr>
          <w:rFonts w:ascii="Times" w:hAnsi="Times"/>
          <w:lang w:val="en-US"/>
        </w:rPr>
        <w:t xml:space="preserve">Cumulative number of color patterns on logarithm scale. </w:t>
      </w:r>
      <w:r w:rsidR="00D3714E">
        <w:rPr>
          <w:rFonts w:ascii="Times" w:hAnsi="Times"/>
          <w:lang w:val="en-US"/>
        </w:rPr>
        <w:t>Curves are buil</w:t>
      </w:r>
      <w:r w:rsidR="00A8246D">
        <w:rPr>
          <w:rFonts w:ascii="Times" w:hAnsi="Times"/>
          <w:lang w:val="en-US"/>
        </w:rPr>
        <w:t>t</w:t>
      </w:r>
      <w:r w:rsidR="00D3714E">
        <w:rPr>
          <w:rFonts w:ascii="Times" w:hAnsi="Times"/>
          <w:lang w:val="en-US"/>
        </w:rPr>
        <w:t xml:space="preserve"> from </w:t>
      </w:r>
      <w:r w:rsidR="0038401A" w:rsidRPr="00143F4C">
        <w:rPr>
          <w:rFonts w:ascii="Times" w:hAnsi="Times"/>
          <w:lang w:val="en-US"/>
        </w:rPr>
        <w:t>3 My sliding time windows</w:t>
      </w:r>
      <w:r w:rsidR="00D924BB">
        <w:rPr>
          <w:rFonts w:ascii="Times" w:hAnsi="Times"/>
          <w:lang w:val="en-US"/>
        </w:rPr>
        <w:t xml:space="preserve">. </w:t>
      </w:r>
      <w:r w:rsidR="00A764FB">
        <w:rPr>
          <w:rFonts w:ascii="Times" w:hAnsi="Times"/>
          <w:lang w:val="en-US"/>
        </w:rPr>
        <w:t>Shaded polygon</w:t>
      </w:r>
      <w:r w:rsidR="00142B25">
        <w:rPr>
          <w:rFonts w:ascii="Times" w:hAnsi="Times"/>
          <w:lang w:val="en-US"/>
        </w:rPr>
        <w:t>s</w:t>
      </w:r>
      <w:r w:rsidR="00A764FB">
        <w:rPr>
          <w:rFonts w:ascii="Times" w:hAnsi="Times"/>
          <w:lang w:val="en-US"/>
        </w:rPr>
        <w:t xml:space="preserve"> correspond to the range of values obtained from </w:t>
      </w:r>
      <w:r w:rsidR="006C4A4A" w:rsidRPr="00E95D52">
        <w:rPr>
          <w:rFonts w:ascii="Times" w:hAnsi="Times"/>
          <w:lang w:val="en-US"/>
        </w:rPr>
        <w:t>1000 scenario</w:t>
      </w:r>
      <w:r w:rsidR="005C6176">
        <w:rPr>
          <w:rFonts w:ascii="Times" w:hAnsi="Times"/>
          <w:lang w:val="en-US"/>
        </w:rPr>
        <w:t>s</w:t>
      </w:r>
      <w:r w:rsidR="006C4A4A" w:rsidRPr="00E95D52">
        <w:rPr>
          <w:rFonts w:ascii="Times" w:hAnsi="Times"/>
          <w:lang w:val="en-US"/>
        </w:rPr>
        <w:t xml:space="preserve"> of color pattern evolution</w:t>
      </w:r>
      <w:r w:rsidR="001F4D5B">
        <w:rPr>
          <w:rFonts w:ascii="Times" w:hAnsi="Times"/>
          <w:lang w:val="en-US"/>
        </w:rPr>
        <w:t xml:space="preserve"> </w:t>
      </w:r>
      <w:r w:rsidR="008B6841">
        <w:rPr>
          <w:rFonts w:ascii="Times" w:hAnsi="Times"/>
          <w:lang w:val="en-US"/>
        </w:rPr>
        <w:t>drawn</w:t>
      </w:r>
      <w:r w:rsidR="00D7520D">
        <w:rPr>
          <w:rFonts w:ascii="Times" w:hAnsi="Times"/>
          <w:lang w:val="en-US"/>
        </w:rPr>
        <w:t xml:space="preserve"> </w:t>
      </w:r>
      <w:r w:rsidR="008B6841">
        <w:rPr>
          <w:rFonts w:ascii="Times" w:hAnsi="Times"/>
          <w:lang w:val="en-US"/>
        </w:rPr>
        <w:t xml:space="preserve">from </w:t>
      </w:r>
      <w:r w:rsidR="00320CE9">
        <w:rPr>
          <w:rFonts w:ascii="Times" w:hAnsi="Times"/>
          <w:lang w:val="en-US"/>
        </w:rPr>
        <w:t xml:space="preserve">the </w:t>
      </w:r>
      <w:proofErr w:type="spellStart"/>
      <w:r w:rsidR="00320CE9">
        <w:rPr>
          <w:rFonts w:ascii="Times" w:hAnsi="Times"/>
          <w:lang w:val="en-US"/>
        </w:rPr>
        <w:t>BayesTraits</w:t>
      </w:r>
      <w:proofErr w:type="spellEnd"/>
      <w:r w:rsidR="00320CE9">
        <w:rPr>
          <w:rFonts w:ascii="Times" w:hAnsi="Times"/>
          <w:lang w:val="en-US"/>
        </w:rPr>
        <w:t xml:space="preserve"> results.</w:t>
      </w:r>
      <w:r w:rsidR="001B2A40">
        <w:rPr>
          <w:rFonts w:ascii="Times" w:hAnsi="Times"/>
          <w:lang w:val="en-US"/>
        </w:rPr>
        <w:t xml:space="preserve"> </w:t>
      </w:r>
      <w:r w:rsidR="00515DEE">
        <w:rPr>
          <w:rFonts w:ascii="Times" w:hAnsi="Times"/>
          <w:lang w:val="en-US"/>
        </w:rPr>
        <w:t>The bold line represents the median of the</w:t>
      </w:r>
      <w:r w:rsidR="00C2182C">
        <w:rPr>
          <w:rFonts w:ascii="Times" w:hAnsi="Times"/>
          <w:lang w:val="en-US"/>
        </w:rPr>
        <w:t>se</w:t>
      </w:r>
      <w:r w:rsidR="00515DEE">
        <w:rPr>
          <w:rFonts w:ascii="Times" w:hAnsi="Times"/>
          <w:lang w:val="en-US"/>
        </w:rPr>
        <w:t xml:space="preserve"> 1000 scenarios</w:t>
      </w:r>
      <w:r w:rsidR="00657D78">
        <w:rPr>
          <w:rFonts w:ascii="Times" w:hAnsi="Times"/>
          <w:lang w:val="en-US"/>
        </w:rPr>
        <w:t>.</w:t>
      </w:r>
    </w:p>
    <w:p w14:paraId="40E48004" w14:textId="77777777" w:rsidR="00A9290E" w:rsidRDefault="00AF564C">
      <w:pPr>
        <w:rPr>
          <w:rFonts w:ascii="Times" w:hAnsi="Times"/>
          <w:lang w:val="en-US"/>
        </w:rPr>
      </w:pPr>
      <w:r>
        <w:rPr>
          <w:rFonts w:ascii="Times" w:hAnsi="Times"/>
          <w:lang w:val="en-US"/>
        </w:rPr>
        <w:br w:type="page"/>
      </w:r>
      <w:r w:rsidR="00121BA2">
        <w:rPr>
          <w:rFonts w:ascii="Times" w:hAnsi="Times"/>
          <w:noProof/>
          <w:lang w:val="en-US"/>
        </w:rPr>
        <w:lastRenderedPageBreak/>
        <w:drawing>
          <wp:inline distT="0" distB="0" distL="0" distR="0" wp14:anchorId="1D3C9889" wp14:editId="7C0DF4B7">
            <wp:extent cx="5756910" cy="4112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PD_res.pdf"/>
                    <pic:cNvPicPr/>
                  </pic:nvPicPr>
                  <pic:blipFill>
                    <a:blip r:embed="rId13">
                      <a:extLst>
                        <a:ext uri="{28A0092B-C50C-407E-A947-70E740481C1C}">
                          <a14:useLocalDpi xmlns:a14="http://schemas.microsoft.com/office/drawing/2010/main" val="0"/>
                        </a:ext>
                      </a:extLst>
                    </a:blip>
                    <a:stretch>
                      <a:fillRect/>
                    </a:stretch>
                  </pic:blipFill>
                  <pic:spPr>
                    <a:xfrm>
                      <a:off x="0" y="0"/>
                      <a:ext cx="5756910" cy="4112260"/>
                    </a:xfrm>
                    <a:prstGeom prst="rect">
                      <a:avLst/>
                    </a:prstGeom>
                  </pic:spPr>
                </pic:pic>
              </a:graphicData>
            </a:graphic>
          </wp:inline>
        </w:drawing>
      </w:r>
    </w:p>
    <w:p w14:paraId="1C9E0931" w14:textId="6A3AAB27" w:rsidR="00121BA2" w:rsidRDefault="00A9290E" w:rsidP="004B593A">
      <w:pPr>
        <w:jc w:val="center"/>
        <w:rPr>
          <w:rFonts w:ascii="Times" w:hAnsi="Times"/>
          <w:lang w:val="en-US"/>
        </w:rPr>
      </w:pPr>
      <w:r>
        <w:rPr>
          <w:rFonts w:ascii="Times" w:hAnsi="Times"/>
          <w:lang w:val="en-US"/>
        </w:rPr>
        <w:t>Figure 3.</w:t>
      </w:r>
      <w:r w:rsidR="003F4732">
        <w:rPr>
          <w:rFonts w:ascii="Times" w:hAnsi="Times"/>
          <w:lang w:val="en-US"/>
        </w:rPr>
        <w:t xml:space="preserve"> </w:t>
      </w:r>
      <w:r w:rsidR="00A54D58">
        <w:rPr>
          <w:rFonts w:ascii="Times" w:hAnsi="Times"/>
          <w:lang w:val="en-US"/>
        </w:rPr>
        <w:t>Results of the MPD test for estimating phylogenetic signal</w:t>
      </w:r>
      <w:r w:rsidR="00E34671">
        <w:rPr>
          <w:rFonts w:ascii="Times" w:hAnsi="Times"/>
          <w:lang w:val="en-US"/>
        </w:rPr>
        <w:t xml:space="preserve"> of the different color patterns. </w:t>
      </w:r>
      <w:r w:rsidR="00BB235E">
        <w:rPr>
          <w:rFonts w:ascii="Times" w:hAnsi="Times"/>
          <w:lang w:val="en-US"/>
        </w:rPr>
        <w:t xml:space="preserve">Points indicate the </w:t>
      </w:r>
      <w:r w:rsidR="001D5949">
        <w:rPr>
          <w:rFonts w:ascii="Times" w:hAnsi="Times"/>
          <w:lang w:val="en-US"/>
        </w:rPr>
        <w:t xml:space="preserve">mean phylogenetic distance calculated on the observed data. </w:t>
      </w:r>
      <w:r w:rsidR="00C3097B">
        <w:rPr>
          <w:rFonts w:ascii="Times" w:hAnsi="Times"/>
          <w:lang w:val="en-US"/>
        </w:rPr>
        <w:t>The i</w:t>
      </w:r>
      <w:r w:rsidR="00180993">
        <w:rPr>
          <w:rFonts w:ascii="Times" w:hAnsi="Times"/>
          <w:lang w:val="en-US"/>
        </w:rPr>
        <w:t xml:space="preserve">ntervals </w:t>
      </w:r>
      <w:r w:rsidR="0094431A">
        <w:rPr>
          <w:rFonts w:ascii="Times" w:hAnsi="Times"/>
          <w:lang w:val="en-US"/>
        </w:rPr>
        <w:t>correspond to</w:t>
      </w:r>
      <w:r w:rsidR="00450BF4">
        <w:rPr>
          <w:rFonts w:ascii="Times" w:hAnsi="Times"/>
          <w:lang w:val="en-US"/>
        </w:rPr>
        <w:t xml:space="preserve"> the 95% confidence interval of mean phylogenetic distance </w:t>
      </w:r>
      <w:r w:rsidR="0067093A">
        <w:rPr>
          <w:rFonts w:ascii="Times" w:hAnsi="Times"/>
          <w:lang w:val="en-US"/>
        </w:rPr>
        <w:t>computed</w:t>
      </w:r>
      <w:r w:rsidR="00450BF4">
        <w:rPr>
          <w:rFonts w:ascii="Times" w:hAnsi="Times"/>
          <w:lang w:val="en-US"/>
        </w:rPr>
        <w:t xml:space="preserve"> </w:t>
      </w:r>
      <w:r w:rsidR="00EC5D07">
        <w:rPr>
          <w:rFonts w:ascii="Times" w:hAnsi="Times"/>
          <w:lang w:val="en-US"/>
        </w:rPr>
        <w:t>from</w:t>
      </w:r>
      <w:r w:rsidR="0062547A">
        <w:rPr>
          <w:rFonts w:ascii="Times" w:hAnsi="Times"/>
          <w:lang w:val="en-US"/>
        </w:rPr>
        <w:t xml:space="preserve"> </w:t>
      </w:r>
      <w:r w:rsidR="0094431A">
        <w:rPr>
          <w:rFonts w:ascii="Times" w:hAnsi="Times"/>
          <w:lang w:val="en-US"/>
        </w:rPr>
        <w:t>10,000</w:t>
      </w:r>
      <w:r w:rsidR="009F30A6">
        <w:rPr>
          <w:rFonts w:ascii="Times" w:hAnsi="Times"/>
          <w:lang w:val="en-US"/>
        </w:rPr>
        <w:t xml:space="preserve"> permutation</w:t>
      </w:r>
      <w:r w:rsidR="00B73C45">
        <w:rPr>
          <w:rFonts w:ascii="Times" w:hAnsi="Times"/>
          <w:lang w:val="en-US"/>
        </w:rPr>
        <w:t>s of color patterns at the tips.</w:t>
      </w:r>
    </w:p>
    <w:p w14:paraId="3B6F80FA" w14:textId="77777777" w:rsidR="00AF564C" w:rsidRDefault="00AF564C">
      <w:pPr>
        <w:rPr>
          <w:rFonts w:ascii="Times" w:hAnsi="Times"/>
          <w:lang w:val="en-US"/>
        </w:rPr>
      </w:pPr>
    </w:p>
    <w:p w14:paraId="030B1DBA" w14:textId="7F54E6F4" w:rsidR="006A0E57" w:rsidRDefault="00AF564C" w:rsidP="002C0690">
      <w:pPr>
        <w:spacing w:line="360" w:lineRule="auto"/>
        <w:jc w:val="center"/>
        <w:rPr>
          <w:rFonts w:ascii="Times" w:hAnsi="Times"/>
          <w:lang w:val="en-US"/>
        </w:rPr>
      </w:pPr>
      <w:r>
        <w:rPr>
          <w:rFonts w:ascii="Times" w:hAnsi="Times"/>
          <w:noProof/>
          <w:lang w:val="en-US"/>
        </w:rPr>
        <w:lastRenderedPageBreak/>
        <w:drawing>
          <wp:inline distT="0" distB="0" distL="0" distR="0" wp14:anchorId="42EBAFED" wp14:editId="430CE423">
            <wp:extent cx="5486400" cy="640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m_MS2.pdf"/>
                    <pic:cNvPicPr/>
                  </pic:nvPicPr>
                  <pic:blipFill>
                    <a:blip r:embed="rId14">
                      <a:extLst>
                        <a:ext uri="{28A0092B-C50C-407E-A947-70E740481C1C}">
                          <a14:useLocalDpi xmlns:a14="http://schemas.microsoft.com/office/drawing/2010/main" val="0"/>
                        </a:ext>
                      </a:extLst>
                    </a:blip>
                    <a:stretch>
                      <a:fillRect/>
                    </a:stretch>
                  </pic:blipFill>
                  <pic:spPr>
                    <a:xfrm>
                      <a:off x="0" y="0"/>
                      <a:ext cx="5486400" cy="6400800"/>
                    </a:xfrm>
                    <a:prstGeom prst="rect">
                      <a:avLst/>
                    </a:prstGeom>
                  </pic:spPr>
                </pic:pic>
              </a:graphicData>
            </a:graphic>
          </wp:inline>
        </w:drawing>
      </w:r>
    </w:p>
    <w:p w14:paraId="772D14F3" w14:textId="47C8E44B" w:rsidR="00C944E0" w:rsidRPr="00FD7951" w:rsidRDefault="00C944E0" w:rsidP="002C0690">
      <w:pPr>
        <w:spacing w:line="360" w:lineRule="auto"/>
        <w:jc w:val="center"/>
        <w:rPr>
          <w:rFonts w:ascii="Times" w:hAnsi="Times"/>
          <w:lang w:val="en-US"/>
        </w:rPr>
      </w:pPr>
      <w:r>
        <w:rPr>
          <w:rFonts w:ascii="Times" w:hAnsi="Times"/>
          <w:lang w:val="en-US"/>
        </w:rPr>
        <w:t xml:space="preserve">Figure </w:t>
      </w:r>
      <w:r w:rsidR="00860BCE">
        <w:rPr>
          <w:rFonts w:ascii="Times" w:hAnsi="Times"/>
          <w:lang w:val="en-US"/>
        </w:rPr>
        <w:t>4</w:t>
      </w:r>
      <w:r>
        <w:rPr>
          <w:rFonts w:ascii="Times" w:hAnsi="Times"/>
          <w:lang w:val="en-US"/>
        </w:rPr>
        <w:t xml:space="preserve">. </w:t>
      </w:r>
      <w:r w:rsidR="001A53FC">
        <w:rPr>
          <w:rFonts w:ascii="Times" w:hAnsi="Times"/>
          <w:lang w:val="en-US"/>
        </w:rPr>
        <w:t xml:space="preserve">A. </w:t>
      </w:r>
      <w:r w:rsidR="002B25B4">
        <w:rPr>
          <w:rFonts w:ascii="Times" w:hAnsi="Times"/>
          <w:lang w:val="en-US"/>
        </w:rPr>
        <w:t>Relationship between species richness</w:t>
      </w:r>
      <w:r w:rsidR="006A54D1">
        <w:rPr>
          <w:rFonts w:ascii="Times" w:hAnsi="Times"/>
          <w:lang w:val="en-US"/>
        </w:rPr>
        <w:t xml:space="preserve"> of a color pattern</w:t>
      </w:r>
      <w:r w:rsidR="002B25B4">
        <w:rPr>
          <w:rFonts w:ascii="Times" w:hAnsi="Times"/>
          <w:lang w:val="en-US"/>
        </w:rPr>
        <w:t xml:space="preserve"> and </w:t>
      </w:r>
      <w:r w:rsidR="009316E6">
        <w:rPr>
          <w:rFonts w:ascii="Times" w:hAnsi="Times"/>
          <w:lang w:val="en-US"/>
        </w:rPr>
        <w:t>its</w:t>
      </w:r>
      <w:r w:rsidR="00A95814">
        <w:rPr>
          <w:rFonts w:ascii="Times" w:hAnsi="Times"/>
          <w:lang w:val="en-US"/>
        </w:rPr>
        <w:t xml:space="preserve"> estimated</w:t>
      </w:r>
      <w:r w:rsidR="002B25B4">
        <w:rPr>
          <w:rFonts w:ascii="Times" w:hAnsi="Times"/>
          <w:lang w:val="en-US"/>
        </w:rPr>
        <w:t xml:space="preserve"> age. </w:t>
      </w:r>
      <w:r w:rsidR="00CF779F">
        <w:rPr>
          <w:rFonts w:ascii="Times" w:hAnsi="Times"/>
          <w:lang w:val="en-US"/>
        </w:rPr>
        <w:t>Grey points correspond to a single scenario</w:t>
      </w:r>
      <w:r w:rsidR="005D505B" w:rsidRPr="00E95D52">
        <w:rPr>
          <w:rFonts w:ascii="Times" w:hAnsi="Times"/>
          <w:lang w:val="en-US"/>
        </w:rPr>
        <w:t xml:space="preserve"> of color pattern evolution</w:t>
      </w:r>
      <w:r w:rsidR="005D505B">
        <w:rPr>
          <w:rFonts w:ascii="Times" w:hAnsi="Times"/>
          <w:lang w:val="en-US"/>
        </w:rPr>
        <w:t xml:space="preserve"> drawn from the </w:t>
      </w:r>
      <w:proofErr w:type="spellStart"/>
      <w:r w:rsidR="005D505B">
        <w:rPr>
          <w:rFonts w:ascii="Times" w:hAnsi="Times"/>
          <w:lang w:val="en-US"/>
        </w:rPr>
        <w:t>BayesTraits</w:t>
      </w:r>
      <w:proofErr w:type="spellEnd"/>
      <w:r w:rsidR="005D505B">
        <w:rPr>
          <w:rFonts w:ascii="Times" w:hAnsi="Times"/>
          <w:lang w:val="en-US"/>
        </w:rPr>
        <w:t xml:space="preserve"> results</w:t>
      </w:r>
      <w:r w:rsidR="00CF779F">
        <w:rPr>
          <w:rFonts w:ascii="Times" w:hAnsi="Times"/>
          <w:lang w:val="en-US"/>
        </w:rPr>
        <w:t xml:space="preserve">. </w:t>
      </w:r>
      <w:r w:rsidR="000C5086">
        <w:rPr>
          <w:rFonts w:ascii="Times" w:hAnsi="Times"/>
          <w:lang w:val="en-US"/>
        </w:rPr>
        <w:t xml:space="preserve">Black points are the median of 1000 </w:t>
      </w:r>
      <w:r w:rsidR="00114417">
        <w:rPr>
          <w:rFonts w:ascii="Times" w:hAnsi="Times"/>
          <w:lang w:val="en-US"/>
        </w:rPr>
        <w:t>scenarios</w:t>
      </w:r>
      <w:r w:rsidR="000C5086">
        <w:rPr>
          <w:rFonts w:ascii="Times" w:hAnsi="Times"/>
          <w:lang w:val="en-US"/>
        </w:rPr>
        <w:t>.</w:t>
      </w:r>
      <w:r w:rsidR="003228C5">
        <w:rPr>
          <w:rFonts w:ascii="Times" w:hAnsi="Times"/>
          <w:lang w:val="en-US"/>
        </w:rPr>
        <w:t xml:space="preserve"> </w:t>
      </w:r>
      <w:r w:rsidR="00C7471A">
        <w:rPr>
          <w:rFonts w:ascii="Times" w:hAnsi="Times"/>
          <w:lang w:val="en-US"/>
        </w:rPr>
        <w:t xml:space="preserve">The dashed line is the </w:t>
      </w:r>
      <w:r w:rsidR="008A2482">
        <w:rPr>
          <w:rFonts w:ascii="Times" w:hAnsi="Times"/>
          <w:lang w:val="en-US"/>
        </w:rPr>
        <w:t xml:space="preserve">result of the </w:t>
      </w:r>
      <w:r w:rsidR="0048467B">
        <w:rPr>
          <w:rFonts w:ascii="Times" w:hAnsi="Times"/>
          <w:lang w:val="en-US"/>
        </w:rPr>
        <w:t>linear model</w:t>
      </w:r>
      <w:r w:rsidR="00560FDE">
        <w:rPr>
          <w:rFonts w:ascii="Times" w:hAnsi="Times"/>
          <w:lang w:val="en-US"/>
        </w:rPr>
        <w:t xml:space="preserve"> </w:t>
      </w:r>
      <w:r w:rsidR="00E3582B">
        <w:rPr>
          <w:rFonts w:ascii="Times" w:hAnsi="Times"/>
          <w:lang w:val="en-US"/>
        </w:rPr>
        <w:t>fitted</w:t>
      </w:r>
      <w:r w:rsidR="008A2482">
        <w:rPr>
          <w:rFonts w:ascii="Times" w:hAnsi="Times"/>
          <w:lang w:val="en-US"/>
        </w:rPr>
        <w:t xml:space="preserve"> on the </w:t>
      </w:r>
      <w:r w:rsidR="00154F83">
        <w:rPr>
          <w:rFonts w:ascii="Times" w:hAnsi="Times"/>
          <w:lang w:val="en-US"/>
        </w:rPr>
        <w:t xml:space="preserve">average color pattern age. </w:t>
      </w:r>
      <w:r w:rsidR="008217A2">
        <w:rPr>
          <w:rFonts w:ascii="Times" w:hAnsi="Times"/>
          <w:lang w:val="en-US"/>
        </w:rPr>
        <w:t xml:space="preserve">B. </w:t>
      </w:r>
      <w:r w:rsidR="003660D5">
        <w:rPr>
          <w:rFonts w:ascii="Times" w:hAnsi="Times"/>
          <w:lang w:val="en-US"/>
        </w:rPr>
        <w:t>Percentages of variance explained by different predictors of color pattern richness</w:t>
      </w:r>
      <w:r w:rsidR="00445310">
        <w:rPr>
          <w:rFonts w:ascii="Times" w:hAnsi="Times"/>
          <w:lang w:val="en-US"/>
        </w:rPr>
        <w:t xml:space="preserve"> as estimated by the hierarchical partitioning analysis. </w:t>
      </w:r>
      <w:r w:rsidR="009103E9">
        <w:rPr>
          <w:rFonts w:ascii="Times" w:hAnsi="Times"/>
          <w:lang w:val="en-US"/>
        </w:rPr>
        <w:t>T</w:t>
      </w:r>
      <w:r w:rsidR="00E043FC">
        <w:rPr>
          <w:rFonts w:ascii="Times" w:hAnsi="Times"/>
          <w:lang w:val="en-US"/>
        </w:rPr>
        <w:t>he t</w:t>
      </w:r>
      <w:r w:rsidR="009103E9">
        <w:rPr>
          <w:rFonts w:ascii="Times" w:hAnsi="Times"/>
          <w:lang w:val="en-US"/>
        </w:rPr>
        <w:t xml:space="preserve">op histogram corresponds to the results obtained </w:t>
      </w:r>
      <w:r w:rsidR="00C70528">
        <w:rPr>
          <w:rFonts w:ascii="Times" w:hAnsi="Times"/>
          <w:lang w:val="en-US"/>
        </w:rPr>
        <w:t xml:space="preserve">when fitting a model of species richness, while the bottom histogram corresponds </w:t>
      </w:r>
      <w:r w:rsidR="002647AD">
        <w:rPr>
          <w:rFonts w:ascii="Times" w:hAnsi="Times"/>
          <w:lang w:val="en-US"/>
        </w:rPr>
        <w:t>to</w:t>
      </w:r>
      <w:r w:rsidR="00C70528">
        <w:rPr>
          <w:rFonts w:ascii="Times" w:hAnsi="Times"/>
          <w:lang w:val="en-US"/>
        </w:rPr>
        <w:t xml:space="preserve"> the results on the residual variance after removing the effect of color pattern age. </w:t>
      </w:r>
      <w:r w:rsidR="002F09F8">
        <w:rPr>
          <w:rFonts w:ascii="Times" w:hAnsi="Times"/>
          <w:lang w:val="en-US"/>
        </w:rPr>
        <w:t>C, D, E, F</w:t>
      </w:r>
      <w:r w:rsidR="00F65BBA">
        <w:rPr>
          <w:rFonts w:ascii="Times" w:hAnsi="Times"/>
          <w:lang w:val="en-US"/>
        </w:rPr>
        <w:t xml:space="preserve"> </w:t>
      </w:r>
      <w:r w:rsidR="00FA53DD">
        <w:rPr>
          <w:rFonts w:ascii="Times" w:hAnsi="Times"/>
          <w:lang w:val="en-US"/>
        </w:rPr>
        <w:t xml:space="preserve">show the relationship between </w:t>
      </w:r>
      <w:r w:rsidR="001E7799">
        <w:rPr>
          <w:rFonts w:ascii="Times" w:hAnsi="Times"/>
          <w:lang w:val="en-US"/>
        </w:rPr>
        <w:t xml:space="preserve">residual </w:t>
      </w:r>
      <w:r w:rsidR="00AE573B">
        <w:rPr>
          <w:rFonts w:ascii="Times" w:hAnsi="Times"/>
          <w:lang w:val="en-US"/>
        </w:rPr>
        <w:t>species richness of color pattern</w:t>
      </w:r>
      <w:r w:rsidR="002F1ECC">
        <w:rPr>
          <w:rFonts w:ascii="Times" w:hAnsi="Times"/>
          <w:lang w:val="en-US"/>
        </w:rPr>
        <w:t xml:space="preserve">s </w:t>
      </w:r>
      <w:r w:rsidR="0070502B">
        <w:rPr>
          <w:rFonts w:ascii="Times" w:hAnsi="Times"/>
          <w:lang w:val="en-US"/>
        </w:rPr>
        <w:t xml:space="preserve">and </w:t>
      </w:r>
      <w:r w:rsidR="003A7829">
        <w:rPr>
          <w:rFonts w:ascii="Times" w:hAnsi="Times"/>
          <w:lang w:val="en-US"/>
        </w:rPr>
        <w:t>four different predictors</w:t>
      </w:r>
      <w:r w:rsidR="00966482">
        <w:rPr>
          <w:rFonts w:ascii="Times" w:hAnsi="Times"/>
          <w:lang w:val="en-US"/>
        </w:rPr>
        <w:t>:</w:t>
      </w:r>
      <w:r w:rsidR="003A7829">
        <w:rPr>
          <w:rFonts w:ascii="Times" w:hAnsi="Times"/>
          <w:lang w:val="en-US"/>
        </w:rPr>
        <w:t xml:space="preserve"> </w:t>
      </w:r>
      <w:r w:rsidR="00531525">
        <w:rPr>
          <w:rFonts w:ascii="Times" w:hAnsi="Times"/>
          <w:lang w:val="en-US"/>
        </w:rPr>
        <w:lastRenderedPageBreak/>
        <w:t xml:space="preserve">median </w:t>
      </w:r>
      <w:r w:rsidR="00572BB1">
        <w:rPr>
          <w:rFonts w:ascii="Times" w:hAnsi="Times"/>
          <w:lang w:val="en-US"/>
        </w:rPr>
        <w:t xml:space="preserve">number of shift out of a color patterns, </w:t>
      </w:r>
      <w:r w:rsidR="00727F91">
        <w:rPr>
          <w:rFonts w:ascii="Times" w:hAnsi="Times"/>
          <w:lang w:val="en-US"/>
        </w:rPr>
        <w:t xml:space="preserve">median </w:t>
      </w:r>
      <w:r w:rsidR="00B5492F">
        <w:rPr>
          <w:rFonts w:ascii="Times" w:hAnsi="Times"/>
          <w:lang w:val="en-US"/>
        </w:rPr>
        <w:t>number of shift</w:t>
      </w:r>
      <w:r w:rsidR="00476D98">
        <w:rPr>
          <w:rFonts w:ascii="Times" w:hAnsi="Times"/>
          <w:lang w:val="en-US"/>
        </w:rPr>
        <w:t>s</w:t>
      </w:r>
      <w:r w:rsidR="00B5492F">
        <w:rPr>
          <w:rFonts w:ascii="Times" w:hAnsi="Times"/>
          <w:lang w:val="en-US"/>
        </w:rPr>
        <w:t xml:space="preserve"> </w:t>
      </w:r>
      <w:r w:rsidR="005D41D6">
        <w:rPr>
          <w:rFonts w:ascii="Times" w:hAnsi="Times"/>
          <w:lang w:val="en-US"/>
        </w:rPr>
        <w:t>into</w:t>
      </w:r>
      <w:r w:rsidR="00B5492F">
        <w:rPr>
          <w:rFonts w:ascii="Times" w:hAnsi="Times"/>
          <w:lang w:val="en-US"/>
        </w:rPr>
        <w:t xml:space="preserve"> a color patterns</w:t>
      </w:r>
      <w:r w:rsidR="001F3D2C">
        <w:rPr>
          <w:rFonts w:ascii="Times" w:hAnsi="Times"/>
          <w:lang w:val="en-US"/>
        </w:rPr>
        <w:t xml:space="preserve">, </w:t>
      </w:r>
      <w:r w:rsidR="000D1789">
        <w:rPr>
          <w:rFonts w:ascii="Times" w:hAnsi="Times"/>
          <w:lang w:val="en-US"/>
        </w:rPr>
        <w:t xml:space="preserve">median </w:t>
      </w:r>
      <w:r w:rsidR="00CA4CA6">
        <w:rPr>
          <w:rFonts w:ascii="Times" w:hAnsi="Times"/>
          <w:lang w:val="en-US"/>
        </w:rPr>
        <w:t>t</w:t>
      </w:r>
      <w:r w:rsidR="00EB67AB">
        <w:rPr>
          <w:rFonts w:ascii="Times" w:hAnsi="Times"/>
          <w:lang w:val="en-US"/>
        </w:rPr>
        <w:t>ip rate of color pattern evolution</w:t>
      </w:r>
      <w:r w:rsidR="00625628">
        <w:rPr>
          <w:rFonts w:ascii="Times" w:hAnsi="Times"/>
          <w:lang w:val="en-US"/>
        </w:rPr>
        <w:t xml:space="preserve">, median </w:t>
      </w:r>
      <w:r w:rsidR="00954C17">
        <w:rPr>
          <w:rFonts w:ascii="Times" w:hAnsi="Times"/>
          <w:lang w:val="en-US"/>
        </w:rPr>
        <w:t xml:space="preserve">tip </w:t>
      </w:r>
      <w:r w:rsidR="00625628">
        <w:rPr>
          <w:rFonts w:ascii="Times" w:hAnsi="Times"/>
          <w:lang w:val="en-US"/>
        </w:rPr>
        <w:t>diversification rates (DR)</w:t>
      </w:r>
      <w:r w:rsidR="00BC4631">
        <w:rPr>
          <w:rFonts w:ascii="Times" w:hAnsi="Times"/>
          <w:lang w:val="en-US"/>
        </w:rPr>
        <w:t xml:space="preserve">, respectively. </w:t>
      </w:r>
      <w:r w:rsidR="00025D70">
        <w:rPr>
          <w:rFonts w:ascii="Times" w:hAnsi="Times"/>
          <w:lang w:val="en-US"/>
        </w:rPr>
        <w:t xml:space="preserve">The dashed line </w:t>
      </w:r>
      <w:r w:rsidR="00405A04">
        <w:rPr>
          <w:rFonts w:ascii="Times" w:hAnsi="Times"/>
          <w:lang w:val="en-US"/>
        </w:rPr>
        <w:t>are</w:t>
      </w:r>
      <w:r w:rsidR="00025D70">
        <w:rPr>
          <w:rFonts w:ascii="Times" w:hAnsi="Times"/>
          <w:lang w:val="en-US"/>
        </w:rPr>
        <w:t xml:space="preserve"> the results of the linear model fitted on the average color pattern age.</w:t>
      </w:r>
    </w:p>
    <w:sectPr w:rsidR="00C944E0" w:rsidRPr="00FD7951" w:rsidSect="00470ABE">
      <w:footerReference w:type="default" r:id="rId15"/>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Marianne" w:date="2021-08-10T00:43:00Z" w:initials="M">
    <w:p w14:paraId="44261551" w14:textId="70FB1617" w:rsidR="00034B98" w:rsidRDefault="00034B98">
      <w:pPr>
        <w:pStyle w:val="CommentText"/>
      </w:pPr>
      <w:r>
        <w:rPr>
          <w:rStyle w:val="CommentReference"/>
        </w:rPr>
        <w:annotationRef/>
      </w:r>
      <w:proofErr w:type="spellStart"/>
      <w:r w:rsidRPr="00926B9F">
        <w:rPr>
          <w:lang w:val="en-US"/>
        </w:rPr>
        <w:t>Je</w:t>
      </w:r>
      <w:proofErr w:type="spellEnd"/>
      <w:r w:rsidRPr="00926B9F">
        <w:rPr>
          <w:lang w:val="en-US"/>
        </w:rPr>
        <w:t xml:space="preserve"> ne </w:t>
      </w:r>
      <w:proofErr w:type="spellStart"/>
      <w:r w:rsidRPr="00926B9F">
        <w:rPr>
          <w:lang w:val="en-US"/>
        </w:rPr>
        <w:t>l’ai</w:t>
      </w:r>
      <w:proofErr w:type="spellEnd"/>
      <w:r w:rsidRPr="00926B9F">
        <w:rPr>
          <w:lang w:val="en-US"/>
        </w:rPr>
        <w:t xml:space="preserve"> pas encore </w:t>
      </w:r>
      <w:proofErr w:type="spellStart"/>
      <w:r w:rsidRPr="00926B9F">
        <w:rPr>
          <w:lang w:val="en-US"/>
        </w:rPr>
        <w:t>fait</w:t>
      </w:r>
      <w:proofErr w:type="spellEnd"/>
      <w:r w:rsidRPr="00926B9F">
        <w:rPr>
          <w:lang w:val="en-US"/>
        </w:rPr>
        <w:t xml:space="preserve">, </w:t>
      </w:r>
      <w:proofErr w:type="spellStart"/>
      <w:r w:rsidRPr="00926B9F">
        <w:rPr>
          <w:lang w:val="en-US"/>
        </w:rPr>
        <w:t>mais</w:t>
      </w:r>
      <w:proofErr w:type="spellEnd"/>
      <w:r w:rsidRPr="00926B9F">
        <w:rPr>
          <w:lang w:val="en-US"/>
        </w:rPr>
        <w:t xml:space="preserve"> </w:t>
      </w:r>
      <w:proofErr w:type="spellStart"/>
      <w:r w:rsidRPr="00926B9F">
        <w:rPr>
          <w:lang w:val="en-US"/>
        </w:rPr>
        <w:t>il</w:t>
      </w:r>
      <w:proofErr w:type="spellEnd"/>
      <w:r w:rsidRPr="00926B9F">
        <w:rPr>
          <w:lang w:val="en-US"/>
        </w:rPr>
        <w:t xml:space="preserve"> </w:t>
      </w:r>
      <w:proofErr w:type="spellStart"/>
      <w:r w:rsidRPr="00926B9F">
        <w:rPr>
          <w:lang w:val="en-US"/>
        </w:rPr>
        <w:t>faudrait</w:t>
      </w:r>
      <w:proofErr w:type="spellEnd"/>
      <w:r w:rsidRPr="00926B9F">
        <w:rPr>
          <w:lang w:val="en-US"/>
        </w:rPr>
        <w:t xml:space="preserve"> </w:t>
      </w:r>
      <w:proofErr w:type="spellStart"/>
      <w:r w:rsidRPr="00926B9F">
        <w:rPr>
          <w:lang w:val="en-US"/>
        </w:rPr>
        <w:t>insérer</w:t>
      </w:r>
      <w:proofErr w:type="spellEnd"/>
      <w:r w:rsidRPr="00926B9F">
        <w:rPr>
          <w:lang w:val="en-US"/>
        </w:rPr>
        <w:t xml:space="preserve"> </w:t>
      </w:r>
      <w:proofErr w:type="spellStart"/>
      <w:r w:rsidRPr="00926B9F">
        <w:rPr>
          <w:lang w:val="en-US"/>
        </w:rPr>
        <w:t>qqchose</w:t>
      </w:r>
      <w:proofErr w:type="spellEnd"/>
      <w:r w:rsidRPr="00926B9F">
        <w:rPr>
          <w:lang w:val="en-US"/>
        </w:rPr>
        <w:t xml:space="preserve"> sur la </w:t>
      </w:r>
      <w:proofErr w:type="spellStart"/>
      <w:r w:rsidRPr="00926B9F">
        <w:rPr>
          <w:lang w:val="en-US"/>
        </w:rPr>
        <w:t>transaprence</w:t>
      </w:r>
      <w:proofErr w:type="spellEnd"/>
      <w:r w:rsidRPr="00926B9F">
        <w:rPr>
          <w:lang w:val="en-US"/>
        </w:rPr>
        <w:t xml:space="preserve"> </w:t>
      </w:r>
      <w:proofErr w:type="spellStart"/>
      <w:r w:rsidRPr="00926B9F">
        <w:rPr>
          <w:lang w:val="en-US"/>
        </w:rPr>
        <w:t>dans</w:t>
      </w:r>
      <w:proofErr w:type="spellEnd"/>
      <w:r w:rsidRPr="00926B9F">
        <w:rPr>
          <w:lang w:val="en-US"/>
        </w:rPr>
        <w:t xml:space="preserve"> </w:t>
      </w:r>
      <w:proofErr w:type="spellStart"/>
      <w:r w:rsidRPr="00926B9F">
        <w:rPr>
          <w:lang w:val="en-US"/>
        </w:rPr>
        <w:t>l’intro</w:t>
      </w:r>
      <w:proofErr w:type="spellEnd"/>
      <w:r w:rsidRPr="00926B9F">
        <w:rPr>
          <w:lang w:val="en-US"/>
        </w:rPr>
        <w:t xml:space="preserve">. </w:t>
      </w:r>
      <w:proofErr w:type="spellStart"/>
      <w:r>
        <w:t>C’est</w:t>
      </w:r>
      <w:proofErr w:type="spellEnd"/>
      <w:r>
        <w:t xml:space="preserve"> </w:t>
      </w:r>
      <w:proofErr w:type="spellStart"/>
      <w:r>
        <w:t>bête</w:t>
      </w:r>
      <w:proofErr w:type="spellEnd"/>
      <w:r>
        <w:t xml:space="preserve"> de </w:t>
      </w:r>
      <w:proofErr w:type="spellStart"/>
      <w:r>
        <w:t>ne</w:t>
      </w:r>
      <w:proofErr w:type="spellEnd"/>
      <w:r>
        <w:t xml:space="preserve"> pas en parler alors qu’on s’interesse précisement aux color patterns...</w:t>
      </w:r>
    </w:p>
  </w:comment>
  <w:comment w:id="9" w:author="Marianne" w:date="2020-11-04T17:47:00Z" w:initials="M">
    <w:p w14:paraId="04FFE87C" w14:textId="77777777" w:rsidR="00287055" w:rsidRPr="00A528B7" w:rsidRDefault="00287055" w:rsidP="001745B5">
      <w:pPr>
        <w:rPr>
          <w:noProof/>
          <w:lang w:val="en-GB"/>
        </w:rPr>
      </w:pPr>
      <w:r>
        <w:rPr>
          <w:rStyle w:val="CommentReference"/>
        </w:rPr>
        <w:annotationRef/>
      </w:r>
      <w:bookmarkStart w:id="10" w:name="_ENREF_21"/>
      <w:r w:rsidRPr="00A528B7">
        <w:rPr>
          <w:noProof/>
          <w:lang w:val="en-GB"/>
        </w:rPr>
        <w:t xml:space="preserve">Symula R,  Schulte R, Summers K. 2001. Molecular phylogenetic evidence for a mimetic radiation in Peruvian poison frogs supports a Mullerian mimicry hypothesis. </w:t>
      </w:r>
      <w:r w:rsidRPr="00A528B7">
        <w:rPr>
          <w:i/>
          <w:noProof/>
          <w:lang w:val="en-GB"/>
        </w:rPr>
        <w:t>Proceedings of the Royal Society B-Biological Sciences</w:t>
      </w:r>
      <w:r w:rsidRPr="00A528B7">
        <w:rPr>
          <w:noProof/>
          <w:lang w:val="en-GB"/>
        </w:rPr>
        <w:t xml:space="preserve"> 268(1484): 2415-2421.</w:t>
      </w:r>
      <w:bookmarkEnd w:id="10"/>
    </w:p>
    <w:p w14:paraId="68868CED" w14:textId="77777777" w:rsidR="00287055" w:rsidRPr="001745B5" w:rsidRDefault="00287055" w:rsidP="001745B5">
      <w:pPr>
        <w:pStyle w:val="CommentText"/>
        <w:rPr>
          <w:lang w:val="en-US"/>
        </w:rPr>
      </w:pPr>
    </w:p>
  </w:comment>
  <w:comment w:id="11" w:author="Marianne" w:date="2020-11-04T17:48:00Z" w:initials="M">
    <w:p w14:paraId="0CD93C90" w14:textId="77777777" w:rsidR="00287055" w:rsidRPr="00A528B7" w:rsidRDefault="00287055" w:rsidP="001745B5">
      <w:pPr>
        <w:rPr>
          <w:noProof/>
          <w:lang w:val="en-GB"/>
        </w:rPr>
      </w:pPr>
      <w:r>
        <w:rPr>
          <w:rStyle w:val="CommentReference"/>
        </w:rPr>
        <w:annotationRef/>
      </w:r>
      <w:bookmarkStart w:id="12" w:name="_ENREF_18"/>
      <w:r w:rsidRPr="00A528B7">
        <w:rPr>
          <w:noProof/>
          <w:lang w:val="en-GB"/>
        </w:rPr>
        <w:t xml:space="preserve">Sanders KL,  Malhotra A, Thorpe RS. 2006. Evidence for a Mullerian mimetic radiation in Asian pitvipers. </w:t>
      </w:r>
      <w:r w:rsidRPr="00A528B7">
        <w:rPr>
          <w:i/>
          <w:noProof/>
          <w:lang w:val="en-GB"/>
        </w:rPr>
        <w:t>Proceedings of the Royal Society B-Biological Sciences</w:t>
      </w:r>
      <w:r w:rsidRPr="00A528B7">
        <w:rPr>
          <w:noProof/>
          <w:lang w:val="en-GB"/>
        </w:rPr>
        <w:t xml:space="preserve"> 273(1590): 1135-1141.</w:t>
      </w:r>
      <w:bookmarkEnd w:id="12"/>
    </w:p>
    <w:p w14:paraId="04F51956" w14:textId="77777777" w:rsidR="00287055" w:rsidRPr="009B0092" w:rsidRDefault="00287055" w:rsidP="001745B5">
      <w:pPr>
        <w:pStyle w:val="CommentText"/>
        <w:rPr>
          <w:lang w:val="en-US"/>
        </w:rPr>
      </w:pPr>
    </w:p>
  </w:comment>
  <w:comment w:id="13" w:author="Marianne" w:date="2020-11-04T17:49:00Z" w:initials="M">
    <w:p w14:paraId="49D9B47C" w14:textId="77777777" w:rsidR="00287055" w:rsidRPr="00A528B7" w:rsidRDefault="00287055" w:rsidP="001745B5">
      <w:pPr>
        <w:rPr>
          <w:noProof/>
          <w:lang w:val="en-GB"/>
        </w:rPr>
      </w:pPr>
      <w:r>
        <w:rPr>
          <w:rStyle w:val="CommentReference"/>
        </w:rPr>
        <w:annotationRef/>
      </w:r>
      <w:bookmarkStart w:id="14" w:name="_ENREF_25"/>
      <w:r w:rsidRPr="00A528B7">
        <w:rPr>
          <w:noProof/>
          <w:lang w:val="en-GB"/>
        </w:rPr>
        <w:t xml:space="preserve">Wilson JS,  Williams KA,  Forister ML,  von Dohlen CD, Pitts JP. 2012. Repeated evolution in overlapping mimicry rings among North American velvet ants. </w:t>
      </w:r>
      <w:r w:rsidRPr="00A528B7">
        <w:rPr>
          <w:i/>
          <w:noProof/>
          <w:lang w:val="en-GB"/>
        </w:rPr>
        <w:t>Nature Communications</w:t>
      </w:r>
      <w:r w:rsidRPr="00A528B7">
        <w:rPr>
          <w:noProof/>
          <w:lang w:val="en-GB"/>
        </w:rPr>
        <w:t xml:space="preserve"> 3.</w:t>
      </w:r>
      <w:bookmarkEnd w:id="14"/>
    </w:p>
    <w:p w14:paraId="3FEDD463" w14:textId="77777777" w:rsidR="00287055" w:rsidRPr="009B0092" w:rsidRDefault="00287055" w:rsidP="001745B5">
      <w:pPr>
        <w:pStyle w:val="CommentText"/>
        <w:rPr>
          <w:lang w:val="en-US"/>
        </w:rPr>
      </w:pPr>
    </w:p>
  </w:comment>
  <w:comment w:id="15" w:author="Marianne" w:date="2020-11-23T17:31:00Z" w:initials="M">
    <w:p w14:paraId="21F99D8D" w14:textId="77777777" w:rsidR="00287055" w:rsidRDefault="00287055" w:rsidP="001745B5">
      <w:pPr>
        <w:numPr>
          <w:ilvl w:val="0"/>
          <w:numId w:val="1"/>
        </w:numPr>
        <w:spacing w:before="100" w:beforeAutospacing="1" w:after="100" w:afterAutospacing="1"/>
      </w:pPr>
      <w:r>
        <w:rPr>
          <w:rStyle w:val="Hyperlink"/>
        </w:rPr>
        <w:annotationRef/>
      </w:r>
      <w:hyperlink r:id="rId1" w:tooltip="Ezray Briana D." w:history="1">
        <w:r>
          <w:rPr>
            <w:rStyle w:val="Hyperlink"/>
          </w:rPr>
          <w:t>Ezray Briana D.</w:t>
        </w:r>
      </w:hyperlink>
    </w:p>
    <w:p w14:paraId="001DFDEC" w14:textId="77777777" w:rsidR="00287055" w:rsidRDefault="00287055" w:rsidP="001745B5">
      <w:pPr>
        <w:ind w:left="720"/>
      </w:pPr>
      <w:r>
        <w:t xml:space="preserve">, </w:t>
      </w:r>
    </w:p>
    <w:p w14:paraId="19A2F617" w14:textId="77777777" w:rsidR="00287055" w:rsidRDefault="00F21D12" w:rsidP="001745B5">
      <w:pPr>
        <w:numPr>
          <w:ilvl w:val="0"/>
          <w:numId w:val="1"/>
        </w:numPr>
        <w:spacing w:before="100" w:beforeAutospacing="1" w:after="100" w:afterAutospacing="1"/>
      </w:pPr>
      <w:hyperlink r:id="rId2" w:tooltip="Wham Drew C." w:history="1">
        <w:r w:rsidR="00287055">
          <w:rPr>
            <w:rStyle w:val="Hyperlink"/>
          </w:rPr>
          <w:t>Wham Drew C.</w:t>
        </w:r>
      </w:hyperlink>
    </w:p>
    <w:p w14:paraId="1BC7A268" w14:textId="77777777" w:rsidR="00287055" w:rsidRDefault="00287055" w:rsidP="001745B5">
      <w:pPr>
        <w:ind w:left="720"/>
      </w:pPr>
      <w:r>
        <w:t xml:space="preserve">, </w:t>
      </w:r>
    </w:p>
    <w:p w14:paraId="54AE2DA7" w14:textId="77777777" w:rsidR="00287055" w:rsidRDefault="00F21D12" w:rsidP="001745B5">
      <w:pPr>
        <w:numPr>
          <w:ilvl w:val="0"/>
          <w:numId w:val="1"/>
        </w:numPr>
        <w:spacing w:before="100" w:beforeAutospacing="1" w:after="100" w:afterAutospacing="1"/>
      </w:pPr>
      <w:hyperlink r:id="rId3" w:tooltip="Hill Carrie E." w:history="1">
        <w:r w:rsidR="00287055">
          <w:rPr>
            <w:rStyle w:val="Hyperlink"/>
          </w:rPr>
          <w:t>Hill Carrie E.</w:t>
        </w:r>
      </w:hyperlink>
    </w:p>
    <w:p w14:paraId="391A42B9" w14:textId="77777777" w:rsidR="00287055" w:rsidRDefault="00287055" w:rsidP="001745B5">
      <w:pPr>
        <w:ind w:left="720"/>
      </w:pPr>
      <w:r>
        <w:t xml:space="preserve">and </w:t>
      </w:r>
    </w:p>
    <w:p w14:paraId="3F7E91FE" w14:textId="77777777" w:rsidR="00287055" w:rsidRDefault="00F21D12" w:rsidP="001745B5">
      <w:pPr>
        <w:numPr>
          <w:ilvl w:val="0"/>
          <w:numId w:val="1"/>
        </w:numPr>
        <w:spacing w:before="100" w:beforeAutospacing="1" w:after="100" w:afterAutospacing="1"/>
      </w:pPr>
      <w:hyperlink r:id="rId4" w:tooltip="Hines Heather M." w:history="1">
        <w:r w:rsidR="00287055">
          <w:rPr>
            <w:rStyle w:val="Hyperlink"/>
          </w:rPr>
          <w:t>Hines Heather M.</w:t>
        </w:r>
      </w:hyperlink>
    </w:p>
    <w:p w14:paraId="75B38E7E" w14:textId="77777777" w:rsidR="00287055" w:rsidRDefault="00287055" w:rsidP="001745B5">
      <w:r w:rsidRPr="009B0092">
        <w:rPr>
          <w:lang w:val="en-US"/>
        </w:rPr>
        <w:t xml:space="preserve">2019Unsupervised machine learning reveals mimicry complexes in bumblebees occur along a perceptual </w:t>
      </w:r>
      <w:proofErr w:type="spellStart"/>
      <w:r w:rsidRPr="009B0092">
        <w:rPr>
          <w:lang w:val="en-US"/>
        </w:rPr>
        <w:t>continuumProc</w:t>
      </w:r>
      <w:proofErr w:type="spellEnd"/>
      <w:r w:rsidRPr="009B0092">
        <w:rPr>
          <w:lang w:val="en-US"/>
        </w:rPr>
        <w:t xml:space="preserve">. </w:t>
      </w:r>
      <w:r>
        <w:t>R. Soc. B.28620191501</w:t>
      </w:r>
      <w:hyperlink r:id="rId5" w:history="1">
        <w:r>
          <w:rPr>
            <w:rStyle w:val="Hyperlink"/>
          </w:rPr>
          <w:t>http://doi.org/10.1098/rspb.2019.1501</w:t>
        </w:r>
      </w:hyperlink>
    </w:p>
    <w:p w14:paraId="046E7415" w14:textId="77777777" w:rsidR="00287055" w:rsidRDefault="00287055" w:rsidP="001745B5">
      <w:pPr>
        <w:pStyle w:val="CommentText"/>
      </w:pPr>
    </w:p>
  </w:comment>
  <w:comment w:id="16" w:author="Marianne" w:date="2020-11-23T17:34:00Z" w:initials="M">
    <w:p w14:paraId="1C680A4B" w14:textId="77777777" w:rsidR="00287055" w:rsidRDefault="00287055" w:rsidP="001745B5">
      <w:pPr>
        <w:numPr>
          <w:ilvl w:val="0"/>
          <w:numId w:val="2"/>
        </w:numPr>
        <w:spacing w:before="100" w:beforeAutospacing="1" w:after="100" w:afterAutospacing="1"/>
      </w:pPr>
      <w:r>
        <w:rPr>
          <w:rStyle w:val="Hyperlink"/>
        </w:rPr>
        <w:annotationRef/>
      </w:r>
      <w:hyperlink r:id="rId6" w:tooltip="Muñoz-Ramírez Carlos P." w:history="1">
        <w:r>
          <w:rPr>
            <w:rStyle w:val="Hyperlink"/>
          </w:rPr>
          <w:t>Muñoz-Ramírez Carlos P.</w:t>
        </w:r>
      </w:hyperlink>
    </w:p>
    <w:p w14:paraId="5E5FAFB8" w14:textId="77777777" w:rsidR="00287055" w:rsidRDefault="00287055" w:rsidP="001745B5">
      <w:pPr>
        <w:ind w:left="720"/>
      </w:pPr>
      <w:r>
        <w:t xml:space="preserve">, </w:t>
      </w:r>
    </w:p>
    <w:p w14:paraId="17E502D5" w14:textId="77777777" w:rsidR="00287055" w:rsidRDefault="00F21D12" w:rsidP="001745B5">
      <w:pPr>
        <w:numPr>
          <w:ilvl w:val="0"/>
          <w:numId w:val="2"/>
        </w:numPr>
        <w:spacing w:before="100" w:beforeAutospacing="1" w:after="100" w:afterAutospacing="1"/>
      </w:pPr>
      <w:hyperlink r:id="rId7" w:tooltip="Bitton Pierre-Paul" w:history="1">
        <w:r w:rsidR="00287055">
          <w:rPr>
            <w:rStyle w:val="Hyperlink"/>
          </w:rPr>
          <w:t>Bitton Pierre-Paul</w:t>
        </w:r>
      </w:hyperlink>
    </w:p>
    <w:p w14:paraId="47AA68D0" w14:textId="77777777" w:rsidR="00287055" w:rsidRDefault="00287055" w:rsidP="001745B5">
      <w:pPr>
        <w:ind w:left="720"/>
      </w:pPr>
      <w:r>
        <w:t xml:space="preserve">, </w:t>
      </w:r>
    </w:p>
    <w:p w14:paraId="6F83DFAE" w14:textId="77777777" w:rsidR="00287055" w:rsidRDefault="00F21D12" w:rsidP="001745B5">
      <w:pPr>
        <w:numPr>
          <w:ilvl w:val="0"/>
          <w:numId w:val="2"/>
        </w:numPr>
        <w:spacing w:before="100" w:beforeAutospacing="1" w:after="100" w:afterAutospacing="1"/>
      </w:pPr>
      <w:hyperlink r:id="rId8" w:tooltip="Doucet Stéphanie M." w:history="1">
        <w:r w:rsidR="00287055">
          <w:rPr>
            <w:rStyle w:val="Hyperlink"/>
          </w:rPr>
          <w:t>Doucet Stéphanie M.</w:t>
        </w:r>
      </w:hyperlink>
    </w:p>
    <w:p w14:paraId="31291A89" w14:textId="77777777" w:rsidR="00287055" w:rsidRDefault="00287055" w:rsidP="001745B5">
      <w:pPr>
        <w:ind w:left="720"/>
      </w:pPr>
      <w:r>
        <w:t xml:space="preserve">and </w:t>
      </w:r>
    </w:p>
    <w:p w14:paraId="10EBCB38" w14:textId="77777777" w:rsidR="00287055" w:rsidRDefault="00F21D12" w:rsidP="001745B5">
      <w:pPr>
        <w:numPr>
          <w:ilvl w:val="0"/>
          <w:numId w:val="2"/>
        </w:numPr>
        <w:spacing w:before="100" w:beforeAutospacing="1" w:after="100" w:afterAutospacing="1"/>
      </w:pPr>
      <w:hyperlink r:id="rId9" w:tooltip="Knowles Lacey L." w:history="1">
        <w:r w:rsidR="00287055">
          <w:rPr>
            <w:rStyle w:val="Hyperlink"/>
          </w:rPr>
          <w:t>Knowles Lacey L.</w:t>
        </w:r>
      </w:hyperlink>
    </w:p>
    <w:p w14:paraId="40DFE7D4" w14:textId="77777777" w:rsidR="00287055" w:rsidRPr="009B0092" w:rsidRDefault="00287055" w:rsidP="001745B5">
      <w:pPr>
        <w:rPr>
          <w:lang w:val="en-US"/>
        </w:rPr>
      </w:pPr>
      <w:r w:rsidRPr="009B0092">
        <w:rPr>
          <w:lang w:val="en-US"/>
        </w:rPr>
        <w:t xml:space="preserve">2016Mimics here and there, but not everywhere: Müllerian mimicry in </w:t>
      </w:r>
      <w:proofErr w:type="spellStart"/>
      <w:r w:rsidRPr="009B0092">
        <w:rPr>
          <w:i/>
          <w:iCs/>
          <w:lang w:val="en-US"/>
        </w:rPr>
        <w:t>Ceroglossus</w:t>
      </w:r>
      <w:proofErr w:type="spellEnd"/>
      <w:r w:rsidRPr="009B0092">
        <w:rPr>
          <w:lang w:val="en-US"/>
        </w:rPr>
        <w:t xml:space="preserve"> ground </w:t>
      </w:r>
      <w:proofErr w:type="spellStart"/>
      <w:proofErr w:type="gramStart"/>
      <w:r w:rsidRPr="009B0092">
        <w:rPr>
          <w:lang w:val="en-US"/>
        </w:rPr>
        <w:t>beetles?Biol</w:t>
      </w:r>
      <w:proofErr w:type="spellEnd"/>
      <w:r w:rsidRPr="009B0092">
        <w:rPr>
          <w:lang w:val="en-US"/>
        </w:rPr>
        <w:t>.</w:t>
      </w:r>
      <w:proofErr w:type="gramEnd"/>
      <w:r w:rsidRPr="009B0092">
        <w:rPr>
          <w:lang w:val="en-US"/>
        </w:rPr>
        <w:t xml:space="preserve"> Lett.1220160429</w:t>
      </w:r>
      <w:hyperlink r:id="rId10" w:history="1">
        <w:r w:rsidRPr="009B0092">
          <w:rPr>
            <w:rStyle w:val="Hyperlink"/>
            <w:lang w:val="en-US"/>
          </w:rPr>
          <w:t>http://doi.org/10.1098/rsbl.2016.0429</w:t>
        </w:r>
      </w:hyperlink>
    </w:p>
    <w:p w14:paraId="68CD8A9A" w14:textId="77777777" w:rsidR="00287055" w:rsidRPr="009B0092" w:rsidRDefault="00287055" w:rsidP="001745B5">
      <w:pPr>
        <w:pStyle w:val="CommentText"/>
        <w:rPr>
          <w:lang w:val="en-US"/>
        </w:rPr>
      </w:pPr>
    </w:p>
  </w:comment>
  <w:comment w:id="17" w:author="Marianne" w:date="2020-11-23T16:27:00Z" w:initials="M">
    <w:p w14:paraId="304B26F0" w14:textId="77777777" w:rsidR="00287055" w:rsidRPr="009B0092" w:rsidRDefault="00287055" w:rsidP="001745B5">
      <w:pPr>
        <w:pStyle w:val="CommentText"/>
        <w:rPr>
          <w:lang w:val="en-US"/>
        </w:rPr>
      </w:pPr>
      <w:r>
        <w:rPr>
          <w:rStyle w:val="CommentReference"/>
        </w:rPr>
        <w:annotationRef/>
      </w:r>
      <w:r w:rsidRPr="009B0092">
        <w:rPr>
          <w:color w:val="222222"/>
          <w:sz w:val="27"/>
          <w:szCs w:val="27"/>
          <w:shd w:val="clear" w:color="auto" w:fill="FFFFFF"/>
          <w:lang w:val="en-US"/>
        </w:rPr>
        <w:t>Mallet, J. L. &amp; Barton, N. H. Strong natural selection in a warning-color hybrid zone. </w:t>
      </w:r>
      <w:r w:rsidRPr="009B0092">
        <w:rPr>
          <w:i/>
          <w:iCs/>
          <w:color w:val="222222"/>
          <w:sz w:val="27"/>
          <w:szCs w:val="27"/>
          <w:shd w:val="clear" w:color="auto" w:fill="FFFFFF"/>
          <w:lang w:val="en-US"/>
        </w:rPr>
        <w:t>Evolution</w:t>
      </w:r>
      <w:r w:rsidRPr="009B0092">
        <w:rPr>
          <w:color w:val="222222"/>
          <w:sz w:val="27"/>
          <w:szCs w:val="27"/>
          <w:shd w:val="clear" w:color="auto" w:fill="FFFFFF"/>
          <w:lang w:val="en-US"/>
        </w:rPr>
        <w:t> </w:t>
      </w:r>
      <w:r w:rsidRPr="009B0092">
        <w:rPr>
          <w:b/>
          <w:bCs/>
          <w:color w:val="222222"/>
          <w:sz w:val="27"/>
          <w:szCs w:val="27"/>
          <w:shd w:val="clear" w:color="auto" w:fill="FFFFFF"/>
          <w:lang w:val="en-US"/>
        </w:rPr>
        <w:t>43</w:t>
      </w:r>
      <w:r w:rsidRPr="009B0092">
        <w:rPr>
          <w:color w:val="222222"/>
          <w:sz w:val="27"/>
          <w:szCs w:val="27"/>
          <w:shd w:val="clear" w:color="auto" w:fill="FFFFFF"/>
          <w:lang w:val="en-US"/>
        </w:rPr>
        <w:t>, 421–431 (1989).</w:t>
      </w:r>
    </w:p>
  </w:comment>
  <w:comment w:id="18" w:author="Marianne" w:date="2020-11-23T16:26:00Z" w:initials="M">
    <w:p w14:paraId="4E219BBB" w14:textId="77777777" w:rsidR="00287055" w:rsidRPr="009B0092" w:rsidRDefault="00287055" w:rsidP="001745B5">
      <w:pPr>
        <w:pStyle w:val="CommentText"/>
        <w:rPr>
          <w:lang w:val="en-US"/>
        </w:rPr>
      </w:pPr>
      <w:r>
        <w:rPr>
          <w:rStyle w:val="CommentReference"/>
        </w:rPr>
        <w:annotationRef/>
      </w:r>
      <w:r w:rsidRPr="009B0092">
        <w:rPr>
          <w:rFonts w:ascii="Segoe UI" w:hAnsi="Segoe UI" w:cs="Segoe UI"/>
          <w:color w:val="222222"/>
          <w:shd w:val="clear" w:color="auto" w:fill="FFFFFF"/>
          <w:lang w:val="en-US"/>
        </w:rPr>
        <w:t xml:space="preserve">Kapan, D. Three-butterfly system provides a field test of </w:t>
      </w:r>
      <w:proofErr w:type="spellStart"/>
      <w:r w:rsidRPr="009B0092">
        <w:rPr>
          <w:rFonts w:ascii="Segoe UI" w:hAnsi="Segoe UI" w:cs="Segoe UI"/>
          <w:color w:val="222222"/>
          <w:shd w:val="clear" w:color="auto" w:fill="FFFFFF"/>
          <w:lang w:val="en-US"/>
        </w:rPr>
        <w:t>müllerian</w:t>
      </w:r>
      <w:proofErr w:type="spellEnd"/>
      <w:r w:rsidRPr="009B0092">
        <w:rPr>
          <w:rFonts w:ascii="Segoe UI" w:hAnsi="Segoe UI" w:cs="Segoe UI"/>
          <w:color w:val="222222"/>
          <w:shd w:val="clear" w:color="auto" w:fill="FFFFFF"/>
          <w:lang w:val="en-US"/>
        </w:rPr>
        <w:t xml:space="preserve"> </w:t>
      </w:r>
      <w:proofErr w:type="gramStart"/>
      <w:r w:rsidRPr="009B0092">
        <w:rPr>
          <w:rFonts w:ascii="Segoe UI" w:hAnsi="Segoe UI" w:cs="Segoe UI"/>
          <w:color w:val="222222"/>
          <w:shd w:val="clear" w:color="auto" w:fill="FFFFFF"/>
          <w:lang w:val="en-US"/>
        </w:rPr>
        <w:t>mimicry .</w:t>
      </w:r>
      <w:proofErr w:type="gramEnd"/>
      <w:r w:rsidRPr="009B0092">
        <w:rPr>
          <w:rFonts w:ascii="Segoe UI" w:hAnsi="Segoe UI" w:cs="Segoe UI"/>
          <w:color w:val="222222"/>
          <w:shd w:val="clear" w:color="auto" w:fill="FFFFFF"/>
          <w:lang w:val="en-US"/>
        </w:rPr>
        <w:t> </w:t>
      </w:r>
      <w:r w:rsidRPr="009B0092">
        <w:rPr>
          <w:rFonts w:ascii="Segoe UI" w:hAnsi="Segoe UI" w:cs="Segoe UI"/>
          <w:i/>
          <w:iCs/>
          <w:color w:val="222222"/>
          <w:shd w:val="clear" w:color="auto" w:fill="FFFFFF"/>
          <w:lang w:val="en-US"/>
        </w:rPr>
        <w:t>Nature</w:t>
      </w:r>
      <w:r w:rsidRPr="009B0092">
        <w:rPr>
          <w:rFonts w:ascii="Segoe UI" w:hAnsi="Segoe UI" w:cs="Segoe UI"/>
          <w:color w:val="222222"/>
          <w:shd w:val="clear" w:color="auto" w:fill="FFFFFF"/>
          <w:lang w:val="en-US"/>
        </w:rPr>
        <w:t> </w:t>
      </w:r>
      <w:r w:rsidRPr="009B0092">
        <w:rPr>
          <w:rFonts w:ascii="Segoe UI" w:hAnsi="Segoe UI" w:cs="Segoe UI"/>
          <w:b/>
          <w:bCs/>
          <w:color w:val="222222"/>
          <w:shd w:val="clear" w:color="auto" w:fill="FFFFFF"/>
          <w:lang w:val="en-US"/>
        </w:rPr>
        <w:t>409, </w:t>
      </w:r>
      <w:r w:rsidRPr="009B0092">
        <w:rPr>
          <w:rFonts w:ascii="Segoe UI" w:hAnsi="Segoe UI" w:cs="Segoe UI"/>
          <w:color w:val="222222"/>
          <w:shd w:val="clear" w:color="auto" w:fill="FFFFFF"/>
          <w:lang w:val="en-US"/>
        </w:rPr>
        <w:t>338–340 (2001). https://doi.org/10.1038/35053066</w:t>
      </w:r>
    </w:p>
  </w:comment>
  <w:comment w:id="19" w:author="Marianne" w:date="2020-11-23T16:28:00Z" w:initials="M">
    <w:p w14:paraId="7A6026E7" w14:textId="77777777" w:rsidR="00287055" w:rsidRPr="009B0092" w:rsidRDefault="00287055" w:rsidP="001745B5">
      <w:pPr>
        <w:pStyle w:val="CommentText"/>
        <w:rPr>
          <w:lang w:val="en-US"/>
        </w:rPr>
      </w:pPr>
      <w:r>
        <w:rPr>
          <w:rStyle w:val="CommentReference"/>
        </w:rPr>
        <w:annotationRef/>
      </w:r>
      <w:r w:rsidRPr="009B0092">
        <w:rPr>
          <w:rFonts w:ascii="Helvetica" w:hAnsi="Helvetica" w:cs="Helvetica"/>
          <w:color w:val="333333"/>
          <w:sz w:val="18"/>
          <w:szCs w:val="18"/>
          <w:shd w:val="clear" w:color="auto" w:fill="FFFFFF"/>
          <w:lang w:val="en-US"/>
        </w:rPr>
        <w:t>PNAS February 23, 2016 113 (8) 2164-2169; first published February 8, 2016; </w:t>
      </w:r>
      <w:hyperlink r:id="rId11" w:history="1">
        <w:r w:rsidRPr="009B0092">
          <w:rPr>
            <w:rStyle w:val="Hyperlink"/>
            <w:rFonts w:ascii="Helvetica" w:hAnsi="Helvetica" w:cs="Helvetica"/>
            <w:color w:val="005A96"/>
            <w:lang w:val="en-US"/>
          </w:rPr>
          <w:t>https://doi.org/10.1073/pnas.1519216113</w:t>
        </w:r>
      </w:hyperlink>
    </w:p>
  </w:comment>
  <w:comment w:id="20" w:author="Marianne" w:date="2020-11-23T16:30:00Z" w:initials="M">
    <w:p w14:paraId="76BA05E3" w14:textId="77777777" w:rsidR="00287055" w:rsidRPr="009B0092" w:rsidRDefault="00287055" w:rsidP="001745B5">
      <w:pPr>
        <w:shd w:val="clear" w:color="auto" w:fill="FFFFFF"/>
        <w:rPr>
          <w:rFonts w:ascii="Segoe UI" w:hAnsi="Segoe UI" w:cs="Segoe UI"/>
          <w:color w:val="5B616B"/>
          <w:lang w:val="en-US"/>
        </w:rPr>
      </w:pPr>
      <w:r>
        <w:annotationRef/>
      </w:r>
      <w:r w:rsidRPr="009B0092">
        <w:rPr>
          <w:rFonts w:ascii="Segoe UI" w:hAnsi="Segoe UI" w:cs="Segoe UI"/>
          <w:color w:val="5B616B"/>
          <w:lang w:val="en-US"/>
        </w:rPr>
        <w:t>Nature</w:t>
      </w:r>
      <w:r w:rsidRPr="009B0092">
        <w:rPr>
          <w:rFonts w:ascii="Segoe UI" w:hAnsi="Segoe UI" w:cs="Segoe UI"/>
          <w:color w:val="0071BC"/>
          <w:lang w:val="en-US"/>
        </w:rPr>
        <w:t>. </w:t>
      </w:r>
      <w:r w:rsidRPr="009B0092">
        <w:rPr>
          <w:rFonts w:ascii="Segoe UI" w:hAnsi="Segoe UI" w:cs="Segoe UI"/>
          <w:color w:val="5B616B"/>
          <w:lang w:val="en-US"/>
        </w:rPr>
        <w:t>2001 May 17;411(6835):302-5.</w:t>
      </w:r>
    </w:p>
    <w:p w14:paraId="5980D00C" w14:textId="77777777" w:rsidR="00287055" w:rsidRPr="009B0092" w:rsidRDefault="00287055" w:rsidP="001745B5">
      <w:pPr>
        <w:pStyle w:val="CommentText"/>
        <w:rPr>
          <w:lang w:val="en-US"/>
        </w:rPr>
      </w:pPr>
      <w:r w:rsidRPr="009B0092">
        <w:rPr>
          <w:rFonts w:ascii="Segoe UI" w:hAnsi="Segoe UI" w:cs="Segoe UI"/>
          <w:color w:val="212121"/>
          <w:sz w:val="24"/>
          <w:szCs w:val="24"/>
          <w:shd w:val="clear" w:color="auto" w:fill="FFFFFF"/>
          <w:lang w:val="en-US"/>
        </w:rPr>
        <w:t> </w:t>
      </w:r>
      <w:proofErr w:type="spellStart"/>
      <w:r w:rsidRPr="009B0092">
        <w:rPr>
          <w:rFonts w:ascii="Segoe UI" w:hAnsi="Segoe UI" w:cs="Segoe UI"/>
          <w:color w:val="5B616B"/>
          <w:sz w:val="24"/>
          <w:szCs w:val="24"/>
          <w:shd w:val="clear" w:color="auto" w:fill="FFFFFF"/>
          <w:lang w:val="en-US"/>
        </w:rPr>
        <w:t>doi</w:t>
      </w:r>
      <w:proofErr w:type="spellEnd"/>
      <w:r w:rsidRPr="009B0092">
        <w:rPr>
          <w:rFonts w:ascii="Segoe UI" w:hAnsi="Segoe UI" w:cs="Segoe UI"/>
          <w:color w:val="5B616B"/>
          <w:sz w:val="24"/>
          <w:szCs w:val="24"/>
          <w:shd w:val="clear" w:color="auto" w:fill="FFFFFF"/>
          <w:lang w:val="en-US"/>
        </w:rPr>
        <w:t>: 10.1038/35077075.</w:t>
      </w:r>
    </w:p>
  </w:comment>
  <w:comment w:id="21" w:author="Marianne" w:date="2020-11-23T16:29:00Z" w:initials="M">
    <w:p w14:paraId="3DBA3C7E" w14:textId="77777777" w:rsidR="00287055" w:rsidRPr="009B0092" w:rsidRDefault="00287055" w:rsidP="001745B5">
      <w:pPr>
        <w:pStyle w:val="CommentText"/>
        <w:rPr>
          <w:lang w:val="en-US"/>
        </w:rPr>
      </w:pPr>
      <w:r>
        <w:rPr>
          <w:rStyle w:val="CommentReference"/>
        </w:rPr>
        <w:annotationRef/>
      </w:r>
      <w:r w:rsidRPr="009B0092">
        <w:rPr>
          <w:rFonts w:ascii="Helvetica" w:hAnsi="Helvetica" w:cs="Helvetica"/>
          <w:color w:val="333333"/>
          <w:sz w:val="18"/>
          <w:szCs w:val="18"/>
          <w:shd w:val="clear" w:color="auto" w:fill="FFFFFF"/>
          <w:lang w:val="en-US"/>
        </w:rPr>
        <w:t>PNAS August 1, 2017 114 (31) 8325-8329; first published July 3, 2017; </w:t>
      </w:r>
      <w:hyperlink r:id="rId12" w:history="1">
        <w:r w:rsidRPr="009B0092">
          <w:rPr>
            <w:rStyle w:val="Hyperlink"/>
            <w:rFonts w:ascii="Helvetica" w:hAnsi="Helvetica" w:cs="Helvetica"/>
            <w:color w:val="005A96"/>
            <w:lang w:val="en-US"/>
          </w:rPr>
          <w:t>https://doi.org/10.1073/pnas.1702482114</w:t>
        </w:r>
      </w:hyperlink>
    </w:p>
  </w:comment>
  <w:comment w:id="22" w:author="Marianne" w:date="2020-11-04T19:09:00Z" w:initials="M">
    <w:p w14:paraId="2CAF8956" w14:textId="77777777" w:rsidR="00287055" w:rsidRPr="009B0092" w:rsidRDefault="00287055" w:rsidP="001745B5">
      <w:pPr>
        <w:pStyle w:val="CommentText"/>
        <w:rPr>
          <w:lang w:val="en-US"/>
        </w:rPr>
      </w:pPr>
      <w:r w:rsidRPr="009B0092">
        <w:rPr>
          <w:lang w:val="en-US"/>
        </w:rPr>
        <w:t xml:space="preserve">Maisonneuve L, Chouteau M, </w:t>
      </w:r>
      <w:proofErr w:type="spellStart"/>
      <w:r w:rsidRPr="009B0092">
        <w:rPr>
          <w:lang w:val="en-US"/>
        </w:rPr>
        <w:t>Joron</w:t>
      </w:r>
      <w:proofErr w:type="spellEnd"/>
      <w:r w:rsidRPr="009B0092">
        <w:rPr>
          <w:lang w:val="en-US"/>
        </w:rPr>
        <w:t xml:space="preserve"> M, </w:t>
      </w:r>
      <w:proofErr w:type="spellStart"/>
      <w:r w:rsidRPr="009B0092">
        <w:rPr>
          <w:lang w:val="en-US"/>
        </w:rPr>
        <w:t>Llaurens</w:t>
      </w:r>
      <w:proofErr w:type="spellEnd"/>
      <w:r w:rsidRPr="009B0092">
        <w:rPr>
          <w:lang w:val="en-US"/>
        </w:rPr>
        <w:t xml:space="preserve"> V. Evolution and genetic architecture of disassortative mating at a locus under heterozygote advantage. Evolution. 2020 Nov 18. </w:t>
      </w:r>
      <w:proofErr w:type="spellStart"/>
      <w:r w:rsidRPr="009B0092">
        <w:rPr>
          <w:lang w:val="en-US"/>
        </w:rPr>
        <w:t>doi</w:t>
      </w:r>
      <w:proofErr w:type="spellEnd"/>
      <w:r w:rsidRPr="009B0092">
        <w:rPr>
          <w:lang w:val="en-US"/>
        </w:rPr>
        <w:t xml:space="preserve">: 10.1111/evo.14129. </w:t>
      </w:r>
      <w:proofErr w:type="spellStart"/>
      <w:r w:rsidRPr="009B0092">
        <w:rPr>
          <w:lang w:val="en-US"/>
        </w:rPr>
        <w:t>Epub</w:t>
      </w:r>
      <w:proofErr w:type="spellEnd"/>
      <w:r w:rsidRPr="009B0092">
        <w:rPr>
          <w:lang w:val="en-US"/>
        </w:rPr>
        <w:t xml:space="preserve"> ahead of print.</w:t>
      </w:r>
    </w:p>
  </w:comment>
  <w:comment w:id="23" w:author="Marianne" w:date="2020-11-23T17:36:00Z" w:initials="M">
    <w:p w14:paraId="653480BB" w14:textId="77777777" w:rsidR="00287055" w:rsidRPr="0077627E" w:rsidRDefault="00287055" w:rsidP="001745B5">
      <w:pPr>
        <w:pStyle w:val="CommentText"/>
        <w:rPr>
          <w:lang w:val="fr-FR"/>
        </w:rPr>
      </w:pPr>
      <w:r>
        <w:rPr>
          <w:rStyle w:val="CommentReference"/>
        </w:rPr>
        <w:annotationRef/>
      </w:r>
      <w:proofErr w:type="spellStart"/>
      <w:r w:rsidRPr="009B0092">
        <w:rPr>
          <w:rFonts w:ascii="Georgia" w:hAnsi="Georgia"/>
          <w:color w:val="333333"/>
          <w:shd w:val="clear" w:color="auto" w:fill="FFFFFF"/>
          <w:lang w:val="en-US"/>
        </w:rPr>
        <w:t>Joron</w:t>
      </w:r>
      <w:proofErr w:type="spellEnd"/>
      <w:r w:rsidRPr="009B0092">
        <w:rPr>
          <w:rFonts w:ascii="Georgia" w:hAnsi="Georgia"/>
          <w:color w:val="333333"/>
          <w:shd w:val="clear" w:color="auto" w:fill="FFFFFF"/>
          <w:lang w:val="en-US"/>
        </w:rPr>
        <w:t xml:space="preserve"> M, L </w:t>
      </w:r>
      <w:proofErr w:type="spellStart"/>
      <w:r w:rsidRPr="009B0092">
        <w:rPr>
          <w:rFonts w:ascii="Georgia" w:hAnsi="Georgia"/>
          <w:color w:val="333333"/>
          <w:shd w:val="clear" w:color="auto" w:fill="FFFFFF"/>
          <w:lang w:val="en-US"/>
        </w:rPr>
        <w:t>Frezal</w:t>
      </w:r>
      <w:proofErr w:type="spellEnd"/>
      <w:r w:rsidRPr="009B0092">
        <w:rPr>
          <w:rFonts w:ascii="Georgia" w:hAnsi="Georgia"/>
          <w:color w:val="333333"/>
          <w:shd w:val="clear" w:color="auto" w:fill="FFFFFF"/>
          <w:lang w:val="en-US"/>
        </w:rPr>
        <w:t xml:space="preserve">, RT Jones, N Chamberlain, SF Lee, CR Haag, A </w:t>
      </w:r>
      <w:proofErr w:type="spellStart"/>
      <w:r w:rsidRPr="009B0092">
        <w:rPr>
          <w:rFonts w:ascii="Georgia" w:hAnsi="Georgia"/>
          <w:color w:val="333333"/>
          <w:shd w:val="clear" w:color="auto" w:fill="FFFFFF"/>
          <w:lang w:val="en-US"/>
        </w:rPr>
        <w:t>Whibley</w:t>
      </w:r>
      <w:proofErr w:type="spellEnd"/>
      <w:r w:rsidRPr="009B0092">
        <w:rPr>
          <w:rFonts w:ascii="Georgia" w:hAnsi="Georgia"/>
          <w:color w:val="333333"/>
          <w:shd w:val="clear" w:color="auto" w:fill="FFFFFF"/>
          <w:lang w:val="en-US"/>
        </w:rPr>
        <w:t xml:space="preserve">, M </w:t>
      </w:r>
      <w:proofErr w:type="spellStart"/>
      <w:r w:rsidRPr="009B0092">
        <w:rPr>
          <w:rFonts w:ascii="Georgia" w:hAnsi="Georgia"/>
          <w:color w:val="333333"/>
          <w:shd w:val="clear" w:color="auto" w:fill="FFFFFF"/>
          <w:lang w:val="en-US"/>
        </w:rPr>
        <w:t>Becuwe</w:t>
      </w:r>
      <w:proofErr w:type="spellEnd"/>
      <w:r w:rsidRPr="009B0092">
        <w:rPr>
          <w:rFonts w:ascii="Georgia" w:hAnsi="Georgia"/>
          <w:color w:val="333333"/>
          <w:shd w:val="clear" w:color="auto" w:fill="FFFFFF"/>
          <w:lang w:val="en-US"/>
        </w:rPr>
        <w:t xml:space="preserve">, SW Baxter, L Ferguson, PA Wilkinson, C Salazar, C Davidson, R Clark, MA Quail, H Beasley, R </w:t>
      </w:r>
      <w:proofErr w:type="spellStart"/>
      <w:r w:rsidRPr="009B0092">
        <w:rPr>
          <w:rFonts w:ascii="Georgia" w:hAnsi="Georgia"/>
          <w:color w:val="333333"/>
          <w:shd w:val="clear" w:color="auto" w:fill="FFFFFF"/>
          <w:lang w:val="en-US"/>
        </w:rPr>
        <w:t>Glithero</w:t>
      </w:r>
      <w:proofErr w:type="spellEnd"/>
      <w:r w:rsidRPr="009B0092">
        <w:rPr>
          <w:rFonts w:ascii="Georgia" w:hAnsi="Georgia"/>
          <w:color w:val="333333"/>
          <w:shd w:val="clear" w:color="auto" w:fill="FFFFFF"/>
          <w:lang w:val="en-US"/>
        </w:rPr>
        <w:t xml:space="preserve">, C Lloyd, S Sims, M Jones, J Rogers, C </w:t>
      </w:r>
      <w:proofErr w:type="spellStart"/>
      <w:r w:rsidRPr="009B0092">
        <w:rPr>
          <w:rFonts w:ascii="Georgia" w:hAnsi="Georgia"/>
          <w:color w:val="333333"/>
          <w:shd w:val="clear" w:color="auto" w:fill="FFFFFF"/>
          <w:lang w:val="en-US"/>
        </w:rPr>
        <w:t>Jiggins</w:t>
      </w:r>
      <w:proofErr w:type="spellEnd"/>
      <w:r w:rsidRPr="009B0092">
        <w:rPr>
          <w:rFonts w:ascii="Georgia" w:hAnsi="Georgia"/>
          <w:color w:val="333333"/>
          <w:shd w:val="clear" w:color="auto" w:fill="FFFFFF"/>
          <w:lang w:val="en-US"/>
        </w:rPr>
        <w:t xml:space="preserve">, and RH </w:t>
      </w:r>
      <w:proofErr w:type="spellStart"/>
      <w:r w:rsidRPr="009B0092">
        <w:rPr>
          <w:rFonts w:ascii="Georgia" w:hAnsi="Georgia"/>
          <w:color w:val="333333"/>
          <w:shd w:val="clear" w:color="auto" w:fill="FFFFFF"/>
          <w:lang w:val="en-US"/>
        </w:rPr>
        <w:t>ffrench</w:t>
      </w:r>
      <w:proofErr w:type="spellEnd"/>
      <w:r w:rsidRPr="009B0092">
        <w:rPr>
          <w:rFonts w:ascii="Georgia" w:hAnsi="Georgia"/>
          <w:color w:val="333333"/>
          <w:shd w:val="clear" w:color="auto" w:fill="FFFFFF"/>
          <w:lang w:val="en-US"/>
        </w:rPr>
        <w:t>-Constant (2011) Chromosomal rearrangements maintain a polymorphic supergene controlling butterfly mimicry. </w:t>
      </w:r>
      <w:r w:rsidRPr="0077627E">
        <w:rPr>
          <w:rStyle w:val="Emphasis"/>
          <w:rFonts w:ascii="Georgia" w:hAnsi="Georgia"/>
          <w:b/>
          <w:bCs/>
          <w:color w:val="333333"/>
          <w:bdr w:val="none" w:sz="0" w:space="0" w:color="auto" w:frame="1"/>
          <w:lang w:val="fr-FR"/>
        </w:rPr>
        <w:t>Nature</w:t>
      </w:r>
      <w:r w:rsidRPr="0077627E">
        <w:rPr>
          <w:rFonts w:ascii="Georgia" w:hAnsi="Georgia"/>
          <w:color w:val="333333"/>
          <w:shd w:val="clear" w:color="auto" w:fill="FFFFFF"/>
          <w:lang w:val="fr-FR"/>
        </w:rPr>
        <w:t> 477:203-206</w:t>
      </w:r>
    </w:p>
    <w:p w14:paraId="2A3B73A1" w14:textId="77777777" w:rsidR="00287055" w:rsidRPr="002B43FD" w:rsidRDefault="00287055" w:rsidP="001745B5">
      <w:pPr>
        <w:pStyle w:val="CommentText"/>
        <w:rPr>
          <w:lang w:val="fr-FR"/>
        </w:rPr>
      </w:pPr>
      <w:r w:rsidRPr="002B43FD">
        <w:rPr>
          <w:rFonts w:ascii="Georgia" w:hAnsi="Georgia"/>
          <w:color w:val="333333"/>
          <w:shd w:val="clear" w:color="auto" w:fill="FFFFFF"/>
          <w:lang w:val="fr-FR"/>
        </w:rPr>
        <w:t> </w:t>
      </w:r>
      <w:proofErr w:type="spellStart"/>
      <w:r>
        <w:fldChar w:fldCharType="begin"/>
      </w:r>
      <w:r w:rsidRPr="002B43FD">
        <w:rPr>
          <w:lang w:val="fr-FR"/>
        </w:rPr>
        <w:instrText xml:space="preserve"> HYPERLINK "http://www.nature.com/nature/journal/vaop/ncurrent/full/nature10341.html" </w:instrText>
      </w:r>
      <w:r>
        <w:fldChar w:fldCharType="separate"/>
      </w:r>
      <w:proofErr w:type="gramStart"/>
      <w:r w:rsidRPr="002B43FD">
        <w:rPr>
          <w:rStyle w:val="Hyperlink"/>
          <w:rFonts w:ascii="Georgia" w:hAnsi="Georgia"/>
          <w:color w:val="743399"/>
          <w:bdr w:val="none" w:sz="0" w:space="0" w:color="auto" w:frame="1"/>
          <w:shd w:val="clear" w:color="auto" w:fill="FFFFFF"/>
          <w:lang w:val="fr-FR"/>
        </w:rPr>
        <w:t>doi</w:t>
      </w:r>
      <w:proofErr w:type="spellEnd"/>
      <w:r w:rsidRPr="002B43FD">
        <w:rPr>
          <w:rStyle w:val="Hyperlink"/>
          <w:rFonts w:ascii="Georgia" w:hAnsi="Georgia"/>
          <w:color w:val="743399"/>
          <w:bdr w:val="none" w:sz="0" w:space="0" w:color="auto" w:frame="1"/>
          <w:shd w:val="clear" w:color="auto" w:fill="FFFFFF"/>
          <w:lang w:val="fr-FR"/>
        </w:rPr>
        <w:t>:</w:t>
      </w:r>
      <w:proofErr w:type="gramEnd"/>
      <w:r w:rsidRPr="002B43FD">
        <w:rPr>
          <w:rStyle w:val="Hyperlink"/>
          <w:rFonts w:ascii="Georgia" w:hAnsi="Georgia"/>
          <w:color w:val="743399"/>
          <w:bdr w:val="none" w:sz="0" w:space="0" w:color="auto" w:frame="1"/>
          <w:shd w:val="clear" w:color="auto" w:fill="FFFFFF"/>
          <w:lang w:val="fr-FR"/>
        </w:rPr>
        <w:t xml:space="preserve"> 10.1038/nature10341</w:t>
      </w:r>
      <w:r>
        <w:fldChar w:fldCharType="end"/>
      </w:r>
    </w:p>
  </w:comment>
  <w:comment w:id="24" w:author="Marianne" w:date="2020-11-23T17:37:00Z" w:initials="M">
    <w:p w14:paraId="45CFBE55" w14:textId="77777777" w:rsidR="00287055" w:rsidRPr="009B0092" w:rsidRDefault="00287055" w:rsidP="001745B5">
      <w:pPr>
        <w:pStyle w:val="CommentText"/>
        <w:rPr>
          <w:lang w:val="en-US"/>
        </w:rPr>
      </w:pPr>
      <w:r>
        <w:rPr>
          <w:rStyle w:val="CommentReference"/>
        </w:rPr>
        <w:annotationRef/>
      </w:r>
      <w:r w:rsidRPr="002B43FD">
        <w:rPr>
          <w:rFonts w:ascii="Georgia" w:hAnsi="Georgia"/>
          <w:color w:val="333333"/>
          <w:shd w:val="clear" w:color="auto" w:fill="FFFFFF"/>
          <w:lang w:val="fr-FR"/>
        </w:rPr>
        <w:t xml:space="preserve">Le </w:t>
      </w:r>
      <w:proofErr w:type="spellStart"/>
      <w:r w:rsidRPr="002B43FD">
        <w:rPr>
          <w:rFonts w:ascii="Georgia" w:hAnsi="Georgia"/>
          <w:color w:val="333333"/>
          <w:shd w:val="clear" w:color="auto" w:fill="FFFFFF"/>
          <w:lang w:val="fr-FR"/>
        </w:rPr>
        <w:t>Poul</w:t>
      </w:r>
      <w:proofErr w:type="spellEnd"/>
      <w:r w:rsidRPr="002B43FD">
        <w:rPr>
          <w:rFonts w:ascii="Georgia" w:hAnsi="Georgia"/>
          <w:color w:val="333333"/>
          <w:shd w:val="clear" w:color="auto" w:fill="FFFFFF"/>
          <w:lang w:val="fr-FR"/>
        </w:rPr>
        <w:t xml:space="preserve"> Y, </w:t>
      </w:r>
      <w:proofErr w:type="spellStart"/>
      <w:r w:rsidRPr="002B43FD">
        <w:rPr>
          <w:rFonts w:ascii="Georgia" w:hAnsi="Georgia"/>
          <w:color w:val="333333"/>
          <w:shd w:val="clear" w:color="auto" w:fill="FFFFFF"/>
          <w:lang w:val="fr-FR"/>
        </w:rPr>
        <w:t>Whibley</w:t>
      </w:r>
      <w:proofErr w:type="spellEnd"/>
      <w:r w:rsidRPr="002B43FD">
        <w:rPr>
          <w:rFonts w:ascii="Georgia" w:hAnsi="Georgia"/>
          <w:color w:val="333333"/>
          <w:shd w:val="clear" w:color="auto" w:fill="FFFFFF"/>
          <w:lang w:val="fr-FR"/>
        </w:rPr>
        <w:t xml:space="preserve"> A, Chouteau M, Prunier F, </w:t>
      </w:r>
      <w:proofErr w:type="spellStart"/>
      <w:r w:rsidRPr="002B43FD">
        <w:rPr>
          <w:rFonts w:ascii="Georgia" w:hAnsi="Georgia"/>
          <w:color w:val="333333"/>
          <w:shd w:val="clear" w:color="auto" w:fill="FFFFFF"/>
          <w:lang w:val="fr-FR"/>
        </w:rPr>
        <w:t>Llaurens</w:t>
      </w:r>
      <w:proofErr w:type="spellEnd"/>
      <w:r w:rsidRPr="002B43FD">
        <w:rPr>
          <w:rFonts w:ascii="Georgia" w:hAnsi="Georgia"/>
          <w:color w:val="333333"/>
          <w:shd w:val="clear" w:color="auto" w:fill="FFFFFF"/>
          <w:lang w:val="fr-FR"/>
        </w:rPr>
        <w:t xml:space="preserve"> V, &amp; </w:t>
      </w:r>
      <w:proofErr w:type="spellStart"/>
      <w:r w:rsidRPr="002B43FD">
        <w:rPr>
          <w:rFonts w:ascii="Georgia" w:hAnsi="Georgia"/>
          <w:color w:val="333333"/>
          <w:shd w:val="clear" w:color="auto" w:fill="FFFFFF"/>
          <w:lang w:val="fr-FR"/>
        </w:rPr>
        <w:t>Joron</w:t>
      </w:r>
      <w:proofErr w:type="spellEnd"/>
      <w:r w:rsidRPr="002B43FD">
        <w:rPr>
          <w:rFonts w:ascii="Georgia" w:hAnsi="Georgia"/>
          <w:color w:val="333333"/>
          <w:shd w:val="clear" w:color="auto" w:fill="FFFFFF"/>
          <w:lang w:val="fr-FR"/>
        </w:rPr>
        <w:t xml:space="preserve"> M (2014). </w:t>
      </w:r>
      <w:r w:rsidRPr="009B0092">
        <w:rPr>
          <w:rFonts w:ascii="Georgia" w:hAnsi="Georgia"/>
          <w:color w:val="333333"/>
          <w:shd w:val="clear" w:color="auto" w:fill="FFFFFF"/>
          <w:lang w:val="en-US"/>
        </w:rPr>
        <w:t>Evolution of dominance mechanisms at a butterfly mimicry supergene. </w:t>
      </w:r>
      <w:r w:rsidRPr="009B0092">
        <w:rPr>
          <w:rStyle w:val="Emphasis"/>
          <w:rFonts w:ascii="Georgia" w:hAnsi="Georgia"/>
          <w:b/>
          <w:bCs/>
          <w:color w:val="333333"/>
          <w:bdr w:val="none" w:sz="0" w:space="0" w:color="auto" w:frame="1"/>
          <w:lang w:val="en-US"/>
        </w:rPr>
        <w:t>Nature Communications</w:t>
      </w:r>
      <w:r w:rsidRPr="009B0092">
        <w:rPr>
          <w:rFonts w:ascii="Georgia" w:hAnsi="Georgia"/>
          <w:color w:val="333333"/>
          <w:shd w:val="clear" w:color="auto" w:fill="FFFFFF"/>
          <w:lang w:val="en-US"/>
        </w:rPr>
        <w:t> 5:5644.</w:t>
      </w:r>
      <w:r w:rsidRPr="009B0092">
        <w:rPr>
          <w:rFonts w:ascii="Georgia" w:hAnsi="Georgia"/>
          <w:color w:val="333333"/>
          <w:lang w:val="en-US"/>
        </w:rPr>
        <w:br/>
      </w:r>
    </w:p>
    <w:p w14:paraId="4DC58A5C" w14:textId="77777777" w:rsidR="00287055" w:rsidRPr="009B0092" w:rsidRDefault="00287055" w:rsidP="001745B5">
      <w:pPr>
        <w:pStyle w:val="CommentText"/>
        <w:rPr>
          <w:lang w:val="en-US"/>
        </w:rPr>
      </w:pPr>
      <w:r w:rsidRPr="009B0092">
        <w:rPr>
          <w:rFonts w:ascii="Georgia" w:hAnsi="Georgia"/>
          <w:color w:val="333333"/>
          <w:shd w:val="clear" w:color="auto" w:fill="FFFFFF"/>
          <w:lang w:val="en-US"/>
        </w:rPr>
        <w:t xml:space="preserve"> doi:10.1038/ncomms6644</w:t>
      </w:r>
    </w:p>
  </w:comment>
  <w:comment w:id="25" w:author="Marianne" w:date="2020-11-23T17:38:00Z" w:initials="M">
    <w:p w14:paraId="2E59D034" w14:textId="77777777" w:rsidR="00287055" w:rsidRPr="009B0092" w:rsidRDefault="00287055" w:rsidP="001745B5">
      <w:pPr>
        <w:pStyle w:val="CommentText"/>
        <w:rPr>
          <w:lang w:val="en-US"/>
        </w:rPr>
      </w:pPr>
      <w:r>
        <w:rPr>
          <w:rStyle w:val="CommentReference"/>
        </w:rPr>
        <w:annotationRef/>
      </w:r>
      <w:proofErr w:type="spellStart"/>
      <w:r w:rsidRPr="009B0092">
        <w:rPr>
          <w:rFonts w:ascii="Arial" w:hAnsi="Arial" w:cs="Arial"/>
          <w:color w:val="1C1D1E"/>
          <w:sz w:val="21"/>
          <w:szCs w:val="21"/>
          <w:shd w:val="clear" w:color="auto" w:fill="FFFFFF"/>
          <w:lang w:val="en-US"/>
        </w:rPr>
        <w:t>Aubier</w:t>
      </w:r>
      <w:proofErr w:type="spellEnd"/>
      <w:r w:rsidRPr="009B0092">
        <w:rPr>
          <w:rFonts w:ascii="Arial" w:hAnsi="Arial" w:cs="Arial"/>
          <w:color w:val="1C1D1E"/>
          <w:sz w:val="21"/>
          <w:szCs w:val="21"/>
          <w:shd w:val="clear" w:color="auto" w:fill="FFFFFF"/>
          <w:lang w:val="en-US"/>
        </w:rPr>
        <w:t>, T.G. and Elias, M. (2020), Positive and negative interactions jointly determine the structure of Müllerian mimetic communities. Oikos, 129: 983-997. </w:t>
      </w:r>
      <w:hyperlink r:id="rId13" w:history="1">
        <w:r w:rsidRPr="009B0092">
          <w:rPr>
            <w:rStyle w:val="Hyperlink"/>
            <w:rFonts w:ascii="Arial" w:hAnsi="Arial" w:cs="Arial"/>
            <w:color w:val="005274"/>
            <w:sz w:val="21"/>
            <w:szCs w:val="21"/>
            <w:shd w:val="clear" w:color="auto" w:fill="FFFFFF"/>
            <w:lang w:val="en-US"/>
          </w:rPr>
          <w:t>https://doi.org/10.1111/oik.06789</w:t>
        </w:r>
      </w:hyperlink>
    </w:p>
  </w:comment>
  <w:comment w:id="28" w:author="Marianne" w:date="2020-11-23T09:49:00Z" w:initials="M">
    <w:p w14:paraId="490A4100" w14:textId="77777777" w:rsidR="00287055" w:rsidRPr="00344EE1" w:rsidRDefault="00287055" w:rsidP="009B0092">
      <w:pPr>
        <w:pStyle w:val="CommentText"/>
        <w:rPr>
          <w:lang w:val="en-US"/>
        </w:rPr>
      </w:pPr>
      <w:r>
        <w:rPr>
          <w:rStyle w:val="CommentReference"/>
        </w:rPr>
        <w:annotationRef/>
      </w:r>
      <w:proofErr w:type="spellStart"/>
      <w:r w:rsidRPr="00344EE1">
        <w:rPr>
          <w:lang w:val="en-US"/>
        </w:rPr>
        <w:t>Joron</w:t>
      </w:r>
      <w:proofErr w:type="spellEnd"/>
      <w:r w:rsidRPr="00344EE1">
        <w:rPr>
          <w:lang w:val="en-US"/>
        </w:rPr>
        <w:t xml:space="preserve"> M &amp; J Mallet (1998). Diversity in mimicry: paradox or paradigm? </w:t>
      </w:r>
      <w:r w:rsidRPr="00344EE1">
        <w:rPr>
          <w:rStyle w:val="Emphasis"/>
          <w:b/>
          <w:bCs/>
          <w:lang w:val="en-US"/>
        </w:rPr>
        <w:t>Trends in Ecology and Evolution</w:t>
      </w:r>
      <w:r w:rsidRPr="00344EE1">
        <w:rPr>
          <w:lang w:val="en-US"/>
        </w:rPr>
        <w:t xml:space="preserve"> 13: 461-466.</w:t>
      </w:r>
    </w:p>
  </w:comment>
  <w:comment w:id="29" w:author="Marianne" w:date="2020-11-23T09:49:00Z" w:initials="M">
    <w:p w14:paraId="296C88AC" w14:textId="77777777" w:rsidR="00287055" w:rsidRPr="00344EE1" w:rsidRDefault="00287055" w:rsidP="009B0092">
      <w:pPr>
        <w:pStyle w:val="CommentText"/>
        <w:rPr>
          <w:lang w:val="en-US"/>
        </w:rPr>
      </w:pPr>
      <w:r>
        <w:rPr>
          <w:rStyle w:val="CommentReference"/>
        </w:rPr>
        <w:annotationRef/>
      </w:r>
      <w:r w:rsidRPr="00344EE1">
        <w:rPr>
          <w:lang w:val="en-US"/>
        </w:rPr>
        <w:t xml:space="preserve">Mallet J &amp; M </w:t>
      </w:r>
      <w:proofErr w:type="spellStart"/>
      <w:r w:rsidRPr="00344EE1">
        <w:rPr>
          <w:lang w:val="en-US"/>
        </w:rPr>
        <w:t>Joron</w:t>
      </w:r>
      <w:proofErr w:type="spellEnd"/>
      <w:r w:rsidRPr="00344EE1">
        <w:rPr>
          <w:lang w:val="en-US"/>
        </w:rPr>
        <w:t xml:space="preserve"> (1999). Evolution of diversity in warning color and mimicry: polymorphisms, shifting balance, and speciation. </w:t>
      </w:r>
      <w:r w:rsidRPr="00344EE1">
        <w:rPr>
          <w:rStyle w:val="Emphasis"/>
          <w:b/>
          <w:bCs/>
          <w:lang w:val="en-US"/>
        </w:rPr>
        <w:t>Annual Review of Ecology and Systematics</w:t>
      </w:r>
      <w:r w:rsidRPr="00344EE1">
        <w:rPr>
          <w:lang w:val="en-US"/>
        </w:rPr>
        <w:t xml:space="preserve"> 30: 201-233</w:t>
      </w:r>
    </w:p>
  </w:comment>
  <w:comment w:id="30" w:author="Marianne" w:date="2020-11-23T17:40:00Z" w:initials="M">
    <w:p w14:paraId="43C408FF" w14:textId="77777777" w:rsidR="00287055" w:rsidRPr="00344EE1" w:rsidRDefault="00287055" w:rsidP="009B0092">
      <w:pPr>
        <w:pStyle w:val="CommentText"/>
        <w:rPr>
          <w:lang w:val="en-US"/>
        </w:rPr>
      </w:pPr>
      <w:r>
        <w:rPr>
          <w:rStyle w:val="CommentReference"/>
        </w:rPr>
        <w:annotationRef/>
      </w:r>
      <w:proofErr w:type="spellStart"/>
      <w:r w:rsidRPr="00344EE1">
        <w:rPr>
          <w:lang w:val="en-US"/>
        </w:rPr>
        <w:t>Sherratt</w:t>
      </w:r>
      <w:proofErr w:type="spellEnd"/>
      <w:r w:rsidRPr="00344EE1">
        <w:rPr>
          <w:lang w:val="en-US"/>
        </w:rPr>
        <w:t xml:space="preserve"> TN (2006) Spatial mosaic formation through frequency-dependent selection in Müllerian mimicry complexes. J </w:t>
      </w:r>
      <w:proofErr w:type="spellStart"/>
      <w:r w:rsidRPr="00344EE1">
        <w:rPr>
          <w:lang w:val="en-US"/>
        </w:rPr>
        <w:t>Theor</w:t>
      </w:r>
      <w:proofErr w:type="spellEnd"/>
      <w:r w:rsidRPr="00344EE1">
        <w:rPr>
          <w:lang w:val="en-US"/>
        </w:rPr>
        <w:t xml:space="preserve"> </w:t>
      </w:r>
      <w:proofErr w:type="spellStart"/>
      <w:r w:rsidRPr="00344EE1">
        <w:rPr>
          <w:lang w:val="en-US"/>
        </w:rPr>
        <w:t>Biol</w:t>
      </w:r>
      <w:proofErr w:type="spellEnd"/>
      <w:r w:rsidRPr="00344EE1">
        <w:rPr>
          <w:lang w:val="en-US"/>
        </w:rPr>
        <w:t xml:space="preserve"> 240:165–174</w:t>
      </w:r>
    </w:p>
  </w:comment>
  <w:comment w:id="31" w:author="Marianne" w:date="2021-08-07T21:57:00Z" w:initials="M">
    <w:p w14:paraId="488A0940" w14:textId="6D6031B2" w:rsidR="00287055" w:rsidRPr="00926B9F" w:rsidRDefault="00287055">
      <w:pPr>
        <w:pStyle w:val="CommentText"/>
        <w:rPr>
          <w:lang w:val="en-US"/>
        </w:rPr>
      </w:pPr>
      <w:r>
        <w:rPr>
          <w:rStyle w:val="CommentReference"/>
        </w:rPr>
        <w:annotationRef/>
      </w:r>
      <w:r w:rsidRPr="00926B9F">
        <w:rPr>
          <w:rFonts w:ascii="Courier New" w:hAnsi="Courier New" w:cs="Courier New"/>
          <w:color w:val="333333"/>
          <w:sz w:val="21"/>
          <w:szCs w:val="21"/>
          <w:shd w:val="clear" w:color="auto" w:fill="FDFCFB"/>
          <w:lang w:val="en-US"/>
        </w:rPr>
        <w:t>doi.org/10.1111/j.1558-5646.</w:t>
      </w:r>
      <w:proofErr w:type="gramStart"/>
      <w:r w:rsidRPr="00926B9F">
        <w:rPr>
          <w:rFonts w:ascii="Courier New" w:hAnsi="Courier New" w:cs="Courier New"/>
          <w:color w:val="333333"/>
          <w:sz w:val="21"/>
          <w:szCs w:val="21"/>
          <w:shd w:val="clear" w:color="auto" w:fill="FDFCFB"/>
          <w:lang w:val="en-US"/>
        </w:rPr>
        <w:t>2008.00509.x</w:t>
      </w:r>
      <w:proofErr w:type="gramEnd"/>
    </w:p>
  </w:comment>
  <w:comment w:id="32" w:author="Marianne" w:date="2021-08-07T21:57:00Z" w:initials="M">
    <w:p w14:paraId="4F0F9430" w14:textId="561D3B8B" w:rsidR="00287055" w:rsidRPr="00926B9F" w:rsidRDefault="00287055">
      <w:pPr>
        <w:pStyle w:val="CommentText"/>
        <w:rPr>
          <w:lang w:val="en-US"/>
        </w:rPr>
      </w:pPr>
      <w:r>
        <w:rPr>
          <w:rStyle w:val="CommentReference"/>
        </w:rPr>
        <w:annotationRef/>
      </w:r>
      <w:r w:rsidRPr="00926B9F">
        <w:rPr>
          <w:rFonts w:ascii="Courier New" w:hAnsi="Courier New" w:cs="Courier New"/>
          <w:color w:val="333333"/>
          <w:sz w:val="21"/>
          <w:szCs w:val="21"/>
          <w:shd w:val="clear" w:color="auto" w:fill="FDFCFB"/>
          <w:lang w:val="en-US"/>
        </w:rPr>
        <w:t>doi.org/10.1111/evo.12790</w:t>
      </w:r>
    </w:p>
  </w:comment>
  <w:comment w:id="33" w:author="Marianne" w:date="2020-11-23T09:52:00Z" w:initials="M">
    <w:p w14:paraId="529A08A9" w14:textId="77777777" w:rsidR="00287055" w:rsidRPr="0077627E" w:rsidRDefault="00287055" w:rsidP="009B0092">
      <w:pPr>
        <w:pStyle w:val="CommentText"/>
        <w:rPr>
          <w:lang w:val="fr-FR"/>
        </w:rPr>
      </w:pPr>
      <w:r>
        <w:rPr>
          <w:rStyle w:val="CommentReference"/>
        </w:rPr>
        <w:annotationRef/>
      </w:r>
      <w:r w:rsidRPr="00344EE1">
        <w:rPr>
          <w:lang w:val="en-US"/>
        </w:rPr>
        <w:t xml:space="preserve">Jay P*, </w:t>
      </w:r>
      <w:proofErr w:type="spellStart"/>
      <w:r w:rsidRPr="00344EE1">
        <w:rPr>
          <w:lang w:val="en-US"/>
        </w:rPr>
        <w:t>Aubier</w:t>
      </w:r>
      <w:proofErr w:type="spellEnd"/>
      <w:r w:rsidRPr="00344EE1">
        <w:rPr>
          <w:lang w:val="en-US"/>
        </w:rPr>
        <w:t xml:space="preserve"> T* &amp; </w:t>
      </w:r>
      <w:proofErr w:type="spellStart"/>
      <w:r w:rsidRPr="00344EE1">
        <w:rPr>
          <w:lang w:val="en-US"/>
        </w:rPr>
        <w:t>Joron</w:t>
      </w:r>
      <w:proofErr w:type="spellEnd"/>
      <w:r w:rsidRPr="00344EE1">
        <w:rPr>
          <w:lang w:val="en-US"/>
        </w:rPr>
        <w:t xml:space="preserve"> M (2020) Admixture can readily lead to the formation of supergenes. </w:t>
      </w:r>
      <w:proofErr w:type="spellStart"/>
      <w:r w:rsidRPr="0077627E">
        <w:rPr>
          <w:rStyle w:val="Emphasis"/>
          <w:lang w:val="fr-FR"/>
        </w:rPr>
        <w:t>Submitted</w:t>
      </w:r>
      <w:proofErr w:type="spellEnd"/>
      <w:r w:rsidRPr="0077627E">
        <w:rPr>
          <w:lang w:val="fr-FR"/>
        </w:rPr>
        <w:t xml:space="preserve">. </w:t>
      </w:r>
      <w:proofErr w:type="spellStart"/>
      <w:r w:rsidRPr="0077627E">
        <w:rPr>
          <w:rStyle w:val="Emphasis"/>
          <w:b/>
          <w:bCs/>
          <w:lang w:val="fr-FR"/>
        </w:rPr>
        <w:t>BioRxiv</w:t>
      </w:r>
      <w:proofErr w:type="spellEnd"/>
      <w:r w:rsidRPr="0077627E">
        <w:rPr>
          <w:lang w:val="fr-FR"/>
        </w:rPr>
        <w:t>: 2020.11.19.389577</w:t>
      </w:r>
      <w:r w:rsidRPr="0077627E">
        <w:rPr>
          <w:lang w:val="fr-FR"/>
        </w:rPr>
        <w:br/>
      </w:r>
      <w:hyperlink r:id="rId14" w:tgtFrame="_blank" w:history="1">
        <w:r w:rsidRPr="0077627E">
          <w:rPr>
            <w:rStyle w:val="Hyperlink"/>
            <w:lang w:val="fr-FR"/>
          </w:rPr>
          <w:t xml:space="preserve">PDF </w:t>
        </w:r>
      </w:hyperlink>
      <w:r w:rsidRPr="0077627E">
        <w:rPr>
          <w:lang w:val="fr-FR"/>
        </w:rPr>
        <w:t xml:space="preserve">| </w:t>
      </w:r>
      <w:hyperlink r:id="rId15" w:tgtFrame="_blank" w:history="1">
        <w:r w:rsidRPr="0077627E">
          <w:rPr>
            <w:rStyle w:val="Hyperlink"/>
            <w:lang w:val="fr-FR"/>
          </w:rPr>
          <w:t>doi:2020.11.19.389577</w:t>
        </w:r>
      </w:hyperlink>
    </w:p>
    <w:p w14:paraId="7A4B160E" w14:textId="77777777" w:rsidR="00287055" w:rsidRPr="0077627E" w:rsidRDefault="00287055" w:rsidP="009B0092">
      <w:pPr>
        <w:pStyle w:val="CommentText"/>
        <w:rPr>
          <w:lang w:val="fr-FR"/>
        </w:rPr>
      </w:pPr>
    </w:p>
    <w:p w14:paraId="2D9A0F0C" w14:textId="77777777" w:rsidR="00287055" w:rsidRPr="004B2AAF" w:rsidRDefault="00287055" w:rsidP="009B0092">
      <w:pPr>
        <w:pStyle w:val="CommentText"/>
        <w:rPr>
          <w:lang w:val="fr-FR"/>
        </w:rPr>
      </w:pPr>
      <w:r w:rsidRPr="004B2AAF">
        <w:rPr>
          <w:lang w:val="fr-FR"/>
        </w:rPr>
        <w:t xml:space="preserve">Mais je crois qu’il </w:t>
      </w:r>
      <w:proofErr w:type="spellStart"/>
      <w:r w:rsidRPr="004B2AAF">
        <w:rPr>
          <w:lang w:val="fr-FR"/>
        </w:rPr>
        <w:t>esta</w:t>
      </w:r>
      <w:proofErr w:type="spellEnd"/>
      <w:r w:rsidRPr="004B2AAF">
        <w:rPr>
          <w:lang w:val="fr-FR"/>
        </w:rPr>
        <w:t xml:space="preserve"> </w:t>
      </w:r>
      <w:proofErr w:type="spellStart"/>
      <w:r w:rsidRPr="004B2AAF">
        <w:rPr>
          <w:lang w:val="fr-FR"/>
        </w:rPr>
        <w:t>ccepté</w:t>
      </w:r>
      <w:proofErr w:type="spellEnd"/>
      <w:r w:rsidRPr="004B2AAF">
        <w:rPr>
          <w:lang w:val="fr-FR"/>
        </w:rPr>
        <w:t xml:space="preserve"> dans </w:t>
      </w:r>
      <w:proofErr w:type="spellStart"/>
      <w:r w:rsidRPr="004B2AAF">
        <w:rPr>
          <w:lang w:val="fr-FR"/>
        </w:rPr>
        <w:t>Natue</w:t>
      </w:r>
      <w:proofErr w:type="spellEnd"/>
      <w:r w:rsidRPr="004B2AAF">
        <w:rPr>
          <w:lang w:val="fr-FR"/>
        </w:rPr>
        <w:t xml:space="preserve"> </w:t>
      </w:r>
      <w:proofErr w:type="spellStart"/>
      <w:r w:rsidRPr="004B2AAF">
        <w:rPr>
          <w:lang w:val="fr-FR"/>
        </w:rPr>
        <w:t>Genetics</w:t>
      </w:r>
      <w:proofErr w:type="spellEnd"/>
      <w:r>
        <w:rPr>
          <w:lang w:val="fr-FR"/>
        </w:rPr>
        <w:t xml:space="preserve"> – à vérifier avant soumission</w:t>
      </w:r>
    </w:p>
  </w:comment>
  <w:comment w:id="26" w:author="Microsoft Office User" w:date="2021-06-10T09:41:00Z" w:initials="MOU">
    <w:p w14:paraId="464E2F95" w14:textId="2AA7EAEB" w:rsidR="00287055" w:rsidRPr="00414DA7" w:rsidRDefault="00287055">
      <w:pPr>
        <w:pStyle w:val="CommentText"/>
        <w:rPr>
          <w:lang w:val="en-US"/>
        </w:rPr>
      </w:pPr>
      <w:r>
        <w:rPr>
          <w:rStyle w:val="CommentReference"/>
        </w:rPr>
        <w:annotationRef/>
      </w:r>
      <w:r w:rsidRPr="00414DA7">
        <w:rPr>
          <w:lang w:val="en-US"/>
        </w:rPr>
        <w:t xml:space="preserve">I would move that to discussion about </w:t>
      </w:r>
      <w:r>
        <w:rPr>
          <w:lang w:val="en-US"/>
        </w:rPr>
        <w:t>color pattern accumulation</w:t>
      </w:r>
    </w:p>
  </w:comment>
  <w:comment w:id="27" w:author="Marianne" w:date="2021-08-07T21:58:00Z" w:initials="M">
    <w:p w14:paraId="2E69C9DF" w14:textId="7D54DAF4" w:rsidR="00287055" w:rsidRPr="00926B9F" w:rsidRDefault="00287055">
      <w:pPr>
        <w:pStyle w:val="CommentText"/>
        <w:rPr>
          <w:lang w:val="en-US"/>
        </w:rPr>
      </w:pPr>
      <w:r>
        <w:rPr>
          <w:rStyle w:val="CommentReference"/>
        </w:rPr>
        <w:annotationRef/>
      </w:r>
      <w:r w:rsidRPr="00926B9F">
        <w:rPr>
          <w:lang w:val="en-US"/>
        </w:rPr>
        <w:t xml:space="preserve">On </w:t>
      </w:r>
      <w:proofErr w:type="spellStart"/>
      <w:r w:rsidRPr="00926B9F">
        <w:rPr>
          <w:lang w:val="en-US"/>
        </w:rPr>
        <w:t>peut</w:t>
      </w:r>
      <w:proofErr w:type="spellEnd"/>
      <w:r w:rsidRPr="00926B9F">
        <w:rPr>
          <w:lang w:val="en-US"/>
        </w:rPr>
        <w:t xml:space="preserve"> </w:t>
      </w:r>
      <w:proofErr w:type="spellStart"/>
      <w:r w:rsidRPr="00926B9F">
        <w:rPr>
          <w:lang w:val="en-US"/>
        </w:rPr>
        <w:t>effectivement</w:t>
      </w:r>
      <w:proofErr w:type="spellEnd"/>
      <w:r w:rsidRPr="00926B9F">
        <w:rPr>
          <w:lang w:val="en-US"/>
        </w:rPr>
        <w:t xml:space="preserve"> </w:t>
      </w:r>
      <w:proofErr w:type="spellStart"/>
      <w:r w:rsidRPr="00926B9F">
        <w:rPr>
          <w:lang w:val="en-US"/>
        </w:rPr>
        <w:t>détailler</w:t>
      </w:r>
      <w:proofErr w:type="spellEnd"/>
      <w:r w:rsidRPr="00926B9F">
        <w:rPr>
          <w:lang w:val="en-US"/>
        </w:rPr>
        <w:t xml:space="preserve"> </w:t>
      </w:r>
      <w:proofErr w:type="spellStart"/>
      <w:r w:rsidRPr="00926B9F">
        <w:rPr>
          <w:lang w:val="en-US"/>
        </w:rPr>
        <w:t>ces</w:t>
      </w:r>
      <w:proofErr w:type="spellEnd"/>
      <w:r w:rsidRPr="00926B9F">
        <w:rPr>
          <w:lang w:val="en-US"/>
        </w:rPr>
        <w:t xml:space="preserve"> points </w:t>
      </w:r>
      <w:proofErr w:type="spellStart"/>
      <w:r w:rsidRPr="00926B9F">
        <w:rPr>
          <w:lang w:val="en-US"/>
        </w:rPr>
        <w:t>en</w:t>
      </w:r>
      <w:proofErr w:type="spellEnd"/>
      <w:r w:rsidRPr="00926B9F">
        <w:rPr>
          <w:lang w:val="en-US"/>
        </w:rPr>
        <w:t xml:space="preserve"> </w:t>
      </w:r>
      <w:proofErr w:type="spellStart"/>
      <w:r w:rsidRPr="00926B9F">
        <w:rPr>
          <w:lang w:val="en-US"/>
        </w:rPr>
        <w:t>discu</w:t>
      </w:r>
      <w:proofErr w:type="spellEnd"/>
      <w:r w:rsidRPr="00926B9F">
        <w:rPr>
          <w:lang w:val="en-US"/>
        </w:rPr>
        <w:t xml:space="preserve">, </w:t>
      </w:r>
      <w:proofErr w:type="spellStart"/>
      <w:r w:rsidRPr="00926B9F">
        <w:rPr>
          <w:lang w:val="en-US"/>
        </w:rPr>
        <w:t>mais</w:t>
      </w:r>
      <w:proofErr w:type="spellEnd"/>
      <w:r w:rsidRPr="00926B9F">
        <w:rPr>
          <w:lang w:val="en-US"/>
        </w:rPr>
        <w:t xml:space="preserve"> </w:t>
      </w:r>
      <w:proofErr w:type="spellStart"/>
      <w:r w:rsidRPr="00926B9F">
        <w:rPr>
          <w:lang w:val="en-US"/>
        </w:rPr>
        <w:t>il</w:t>
      </w:r>
      <w:proofErr w:type="spellEnd"/>
      <w:r w:rsidRPr="00926B9F">
        <w:rPr>
          <w:lang w:val="en-US"/>
        </w:rPr>
        <w:t xml:space="preserve"> </w:t>
      </w:r>
      <w:proofErr w:type="spellStart"/>
      <w:r w:rsidRPr="00926B9F">
        <w:rPr>
          <w:lang w:val="en-US"/>
        </w:rPr>
        <w:t>faut</w:t>
      </w:r>
      <w:proofErr w:type="spellEnd"/>
      <w:r w:rsidRPr="00926B9F">
        <w:rPr>
          <w:lang w:val="en-US"/>
        </w:rPr>
        <w:t xml:space="preserve"> </w:t>
      </w:r>
      <w:proofErr w:type="spellStart"/>
      <w:r w:rsidRPr="00926B9F">
        <w:rPr>
          <w:lang w:val="en-US"/>
        </w:rPr>
        <w:t>quand</w:t>
      </w:r>
      <w:proofErr w:type="spellEnd"/>
      <w:r w:rsidRPr="00926B9F">
        <w:rPr>
          <w:lang w:val="en-US"/>
        </w:rPr>
        <w:t xml:space="preserve"> </w:t>
      </w:r>
      <w:proofErr w:type="spellStart"/>
      <w:r w:rsidRPr="00926B9F">
        <w:rPr>
          <w:lang w:val="en-US"/>
        </w:rPr>
        <w:t>même</w:t>
      </w:r>
      <w:proofErr w:type="spellEnd"/>
      <w:r w:rsidRPr="00926B9F">
        <w:rPr>
          <w:lang w:val="en-US"/>
        </w:rPr>
        <w:t xml:space="preserve"> </w:t>
      </w:r>
      <w:proofErr w:type="spellStart"/>
      <w:r w:rsidRPr="00926B9F">
        <w:rPr>
          <w:lang w:val="en-US"/>
        </w:rPr>
        <w:t>parler</w:t>
      </w:r>
      <w:proofErr w:type="spellEnd"/>
      <w:r w:rsidRPr="00926B9F">
        <w:rPr>
          <w:lang w:val="en-US"/>
        </w:rPr>
        <w:t xml:space="preserve"> de la </w:t>
      </w:r>
      <w:proofErr w:type="spellStart"/>
      <w:r w:rsidRPr="00926B9F">
        <w:rPr>
          <w:lang w:val="en-US"/>
        </w:rPr>
        <w:t>diversité</w:t>
      </w:r>
      <w:proofErr w:type="spellEnd"/>
      <w:r w:rsidRPr="00926B9F">
        <w:rPr>
          <w:lang w:val="en-US"/>
        </w:rPr>
        <w:t xml:space="preserve"> </w:t>
      </w:r>
      <w:proofErr w:type="spellStart"/>
      <w:r w:rsidRPr="00926B9F">
        <w:rPr>
          <w:lang w:val="en-US"/>
        </w:rPr>
        <w:t>mimetique</w:t>
      </w:r>
      <w:proofErr w:type="spellEnd"/>
      <w:r w:rsidRPr="00926B9F">
        <w:rPr>
          <w:lang w:val="en-US"/>
        </w:rPr>
        <w:t xml:space="preserve"> </w:t>
      </w:r>
      <w:proofErr w:type="spellStart"/>
      <w:r w:rsidRPr="00926B9F">
        <w:rPr>
          <w:lang w:val="en-US"/>
        </w:rPr>
        <w:t>en</w:t>
      </w:r>
      <w:proofErr w:type="spellEnd"/>
      <w:r w:rsidRPr="00926B9F">
        <w:rPr>
          <w:lang w:val="en-US"/>
        </w:rPr>
        <w:t xml:space="preserve"> intro </w:t>
      </w:r>
      <w:proofErr w:type="spellStart"/>
      <w:r w:rsidRPr="00926B9F">
        <w:rPr>
          <w:lang w:val="en-US"/>
        </w:rPr>
        <w:t>puisqu’on</w:t>
      </w:r>
      <w:proofErr w:type="spellEnd"/>
      <w:r w:rsidRPr="00926B9F">
        <w:rPr>
          <w:lang w:val="en-US"/>
        </w:rPr>
        <w:t xml:space="preserve"> </w:t>
      </w:r>
      <w:proofErr w:type="spellStart"/>
      <w:r w:rsidRPr="00926B9F">
        <w:rPr>
          <w:lang w:val="en-US"/>
        </w:rPr>
        <w:t>s’intéresse</w:t>
      </w:r>
      <w:proofErr w:type="spellEnd"/>
      <w:r w:rsidRPr="00926B9F">
        <w:rPr>
          <w:lang w:val="en-US"/>
        </w:rPr>
        <w:t xml:space="preserve"> à </w:t>
      </w:r>
      <w:proofErr w:type="spellStart"/>
      <w:r w:rsidRPr="00926B9F">
        <w:rPr>
          <w:lang w:val="en-US"/>
        </w:rPr>
        <w:t>l’hétérogénéité</w:t>
      </w:r>
      <w:proofErr w:type="spellEnd"/>
      <w:r w:rsidRPr="00926B9F">
        <w:rPr>
          <w:lang w:val="en-US"/>
        </w:rPr>
        <w:t xml:space="preserve"> de </w:t>
      </w:r>
      <w:proofErr w:type="spellStart"/>
      <w:r w:rsidRPr="00926B9F">
        <w:rPr>
          <w:lang w:val="en-US"/>
        </w:rPr>
        <w:t>cette</w:t>
      </w:r>
      <w:proofErr w:type="spellEnd"/>
      <w:r w:rsidRPr="00926B9F">
        <w:rPr>
          <w:lang w:val="en-US"/>
        </w:rPr>
        <w:t xml:space="preserve"> </w:t>
      </w:r>
      <w:proofErr w:type="spellStart"/>
      <w:proofErr w:type="gramStart"/>
      <w:r w:rsidRPr="00926B9F">
        <w:rPr>
          <w:lang w:val="en-US"/>
        </w:rPr>
        <w:t>diversité</w:t>
      </w:r>
      <w:proofErr w:type="spellEnd"/>
      <w:r w:rsidRPr="00926B9F">
        <w:rPr>
          <w:lang w:val="en-US"/>
        </w:rPr>
        <w:t xml:space="preserve"> .Et</w:t>
      </w:r>
      <w:proofErr w:type="gramEnd"/>
      <w:r w:rsidRPr="00926B9F">
        <w:rPr>
          <w:lang w:val="en-US"/>
        </w:rPr>
        <w:t xml:space="preserve"> du coup </w:t>
      </w:r>
      <w:proofErr w:type="spellStart"/>
      <w:r w:rsidRPr="00926B9F">
        <w:rPr>
          <w:lang w:val="en-US"/>
        </w:rPr>
        <w:t>ça</w:t>
      </w:r>
      <w:proofErr w:type="spellEnd"/>
      <w:r w:rsidRPr="00926B9F">
        <w:rPr>
          <w:lang w:val="en-US"/>
        </w:rPr>
        <w:t xml:space="preserve"> me </w:t>
      </w:r>
      <w:proofErr w:type="spellStart"/>
      <w:r w:rsidRPr="00926B9F">
        <w:rPr>
          <w:lang w:val="en-US"/>
        </w:rPr>
        <w:t>semble</w:t>
      </w:r>
      <w:proofErr w:type="spellEnd"/>
      <w:r w:rsidRPr="00926B9F">
        <w:rPr>
          <w:lang w:val="en-US"/>
        </w:rPr>
        <w:t xml:space="preserve"> difficile de ne pas </w:t>
      </w:r>
      <w:proofErr w:type="spellStart"/>
      <w:r w:rsidRPr="00926B9F">
        <w:rPr>
          <w:lang w:val="en-US"/>
        </w:rPr>
        <w:t>évoquer</w:t>
      </w:r>
      <w:proofErr w:type="spellEnd"/>
      <w:r w:rsidRPr="00926B9F">
        <w:rPr>
          <w:lang w:val="en-US"/>
        </w:rPr>
        <w:t xml:space="preserve"> les raisons de </w:t>
      </w:r>
      <w:proofErr w:type="spellStart"/>
      <w:r w:rsidRPr="00926B9F">
        <w:rPr>
          <w:lang w:val="en-US"/>
        </w:rPr>
        <w:t>cette</w:t>
      </w:r>
      <w:proofErr w:type="spellEnd"/>
      <w:r w:rsidRPr="00926B9F">
        <w:rPr>
          <w:lang w:val="en-US"/>
        </w:rPr>
        <w:t xml:space="preserve"> </w:t>
      </w:r>
      <w:proofErr w:type="spellStart"/>
      <w:r w:rsidRPr="00926B9F">
        <w:rPr>
          <w:lang w:val="en-US"/>
        </w:rPr>
        <w:t>diversité</w:t>
      </w:r>
      <w:proofErr w:type="spellEnd"/>
      <w:r w:rsidRPr="00926B9F">
        <w:rPr>
          <w:lang w:val="en-US"/>
        </w:rPr>
        <w:t>...</w:t>
      </w:r>
    </w:p>
    <w:p w14:paraId="4ED9CC96" w14:textId="77777777" w:rsidR="003724EF" w:rsidRPr="00926B9F" w:rsidRDefault="003724EF">
      <w:pPr>
        <w:pStyle w:val="CommentText"/>
        <w:rPr>
          <w:lang w:val="en-US"/>
        </w:rPr>
      </w:pPr>
    </w:p>
    <w:p w14:paraId="567AF850" w14:textId="216C327E" w:rsidR="003724EF" w:rsidRPr="00926B9F" w:rsidRDefault="003724EF">
      <w:pPr>
        <w:pStyle w:val="CommentText"/>
        <w:rPr>
          <w:lang w:val="en-US"/>
        </w:rPr>
      </w:pPr>
      <w:r w:rsidRPr="00926B9F">
        <w:rPr>
          <w:lang w:val="en-US"/>
        </w:rPr>
        <w:t xml:space="preserve">... Après lecture de la </w:t>
      </w:r>
      <w:proofErr w:type="spellStart"/>
      <w:r w:rsidRPr="00926B9F">
        <w:rPr>
          <w:lang w:val="en-US"/>
        </w:rPr>
        <w:t>discu</w:t>
      </w:r>
      <w:proofErr w:type="spellEnd"/>
      <w:r w:rsidRPr="00926B9F">
        <w:rPr>
          <w:lang w:val="en-US"/>
        </w:rPr>
        <w:t xml:space="preserve">, </w:t>
      </w:r>
      <w:proofErr w:type="spellStart"/>
      <w:r w:rsidRPr="00926B9F">
        <w:rPr>
          <w:lang w:val="en-US"/>
        </w:rPr>
        <w:t>elle</w:t>
      </w:r>
      <w:proofErr w:type="spellEnd"/>
      <w:r w:rsidRPr="00926B9F">
        <w:rPr>
          <w:lang w:val="en-US"/>
        </w:rPr>
        <w:t xml:space="preserve"> ne laisse pas </w:t>
      </w:r>
      <w:proofErr w:type="spellStart"/>
      <w:r w:rsidRPr="00926B9F">
        <w:rPr>
          <w:lang w:val="en-US"/>
        </w:rPr>
        <w:t>vraiment</w:t>
      </w:r>
      <w:proofErr w:type="spellEnd"/>
      <w:r w:rsidRPr="00926B9F">
        <w:rPr>
          <w:lang w:val="en-US"/>
        </w:rPr>
        <w:t xml:space="preserve"> </w:t>
      </w:r>
      <w:proofErr w:type="spellStart"/>
      <w:r w:rsidRPr="00926B9F">
        <w:rPr>
          <w:lang w:val="en-US"/>
        </w:rPr>
        <w:t>deplace</w:t>
      </w:r>
      <w:proofErr w:type="spellEnd"/>
      <w:r w:rsidRPr="00926B9F">
        <w:rPr>
          <w:lang w:val="en-US"/>
        </w:rPr>
        <w:t xml:space="preserve"> pour </w:t>
      </w:r>
      <w:proofErr w:type="spellStart"/>
      <w:r w:rsidRPr="00926B9F">
        <w:rPr>
          <w:lang w:val="en-US"/>
        </w:rPr>
        <w:t>aborder</w:t>
      </w:r>
      <w:proofErr w:type="spellEnd"/>
      <w:r w:rsidRPr="00926B9F">
        <w:rPr>
          <w:lang w:val="en-US"/>
        </w:rPr>
        <w:t xml:space="preserve"> </w:t>
      </w:r>
      <w:proofErr w:type="spellStart"/>
      <w:r w:rsidRPr="00926B9F">
        <w:rPr>
          <w:lang w:val="en-US"/>
        </w:rPr>
        <w:t>ces</w:t>
      </w:r>
      <w:proofErr w:type="spellEnd"/>
      <w:r w:rsidRPr="00926B9F">
        <w:rPr>
          <w:lang w:val="en-US"/>
        </w:rPr>
        <w:t xml:space="preserve"> questions, </w:t>
      </w:r>
      <w:proofErr w:type="spellStart"/>
      <w:r w:rsidRPr="00926B9F">
        <w:rPr>
          <w:lang w:val="en-US"/>
        </w:rPr>
        <w:t>donc</w:t>
      </w:r>
      <w:proofErr w:type="spellEnd"/>
      <w:r w:rsidRPr="00926B9F">
        <w:rPr>
          <w:lang w:val="en-US"/>
        </w:rPr>
        <w:t xml:space="preserve"> </w:t>
      </w:r>
      <w:proofErr w:type="spellStart"/>
      <w:r w:rsidRPr="00926B9F">
        <w:rPr>
          <w:lang w:val="en-US"/>
        </w:rPr>
        <w:t>autant</w:t>
      </w:r>
      <w:proofErr w:type="spellEnd"/>
      <w:r w:rsidRPr="00926B9F">
        <w:rPr>
          <w:lang w:val="en-US"/>
        </w:rPr>
        <w:t xml:space="preserve"> les </w:t>
      </w:r>
      <w:proofErr w:type="spellStart"/>
      <w:r w:rsidRPr="00926B9F">
        <w:rPr>
          <w:lang w:val="en-US"/>
        </w:rPr>
        <w:t>évacuer</w:t>
      </w:r>
      <w:proofErr w:type="spellEnd"/>
      <w:r w:rsidRPr="00926B9F">
        <w:rPr>
          <w:lang w:val="en-US"/>
        </w:rPr>
        <w:t xml:space="preserve"> </w:t>
      </w:r>
      <w:proofErr w:type="spellStart"/>
      <w:r w:rsidRPr="00926B9F">
        <w:rPr>
          <w:lang w:val="en-US"/>
        </w:rPr>
        <w:t>ici</w:t>
      </w:r>
      <w:proofErr w:type="spellEnd"/>
      <w:r w:rsidRPr="00926B9F">
        <w:rPr>
          <w:lang w:val="en-US"/>
        </w:rPr>
        <w:t>, non?</w:t>
      </w:r>
    </w:p>
  </w:comment>
  <w:comment w:id="36" w:author="Marianne" w:date="2020-11-23T17:41:00Z" w:initials="M">
    <w:p w14:paraId="69652614" w14:textId="77777777" w:rsidR="00287055" w:rsidRPr="00A242D8" w:rsidRDefault="00287055" w:rsidP="00FE459C">
      <w:pPr>
        <w:shd w:val="clear" w:color="auto" w:fill="FFFFFF"/>
        <w:rPr>
          <w:rFonts w:ascii="Segoe UI" w:hAnsi="Segoe UI" w:cs="Segoe UI"/>
          <w:color w:val="5B616B"/>
          <w:lang w:val="fr-FR"/>
        </w:rPr>
      </w:pPr>
      <w:r>
        <w:rPr>
          <w:rStyle w:val="cit"/>
        </w:rPr>
        <w:annotationRef/>
      </w:r>
      <w:r w:rsidRPr="00A242D8">
        <w:rPr>
          <w:rFonts w:ascii="Segoe UI" w:hAnsi="Segoe UI" w:cs="Segoe UI"/>
          <w:color w:val="5B616B"/>
          <w:lang w:val="fr-FR"/>
        </w:rPr>
        <w:t>Nature</w:t>
      </w:r>
    </w:p>
    <w:p w14:paraId="6872CF6A" w14:textId="77777777" w:rsidR="00287055" w:rsidRPr="00A242D8" w:rsidRDefault="00287055" w:rsidP="00FE459C">
      <w:pPr>
        <w:shd w:val="clear" w:color="auto" w:fill="FFFFFF"/>
        <w:rPr>
          <w:rFonts w:ascii="Segoe UI" w:hAnsi="Segoe UI" w:cs="Segoe UI"/>
          <w:color w:val="5B616B"/>
          <w:lang w:val="fr-FR"/>
        </w:rPr>
      </w:pPr>
      <w:r w:rsidRPr="00A242D8">
        <w:rPr>
          <w:rFonts w:ascii="Segoe UI" w:hAnsi="Segoe UI" w:cs="Segoe UI"/>
          <w:color w:val="0071BC"/>
          <w:lang w:val="fr-FR"/>
        </w:rPr>
        <w:t>. </w:t>
      </w:r>
      <w:r w:rsidRPr="00A242D8">
        <w:rPr>
          <w:rFonts w:ascii="Segoe UI" w:hAnsi="Segoe UI" w:cs="Segoe UI"/>
          <w:color w:val="5B616B"/>
          <w:lang w:val="fr-FR"/>
        </w:rPr>
        <w:t>2006 Jun 15;441(7095):868-71.</w:t>
      </w:r>
    </w:p>
    <w:p w14:paraId="178C02E8" w14:textId="77777777" w:rsidR="00287055" w:rsidRPr="00A242D8" w:rsidRDefault="00287055" w:rsidP="00FE459C">
      <w:pPr>
        <w:pStyle w:val="CommentText"/>
        <w:rPr>
          <w:lang w:val="fr-FR"/>
        </w:rPr>
      </w:pPr>
      <w:r w:rsidRPr="00A242D8">
        <w:rPr>
          <w:rFonts w:ascii="Segoe UI" w:hAnsi="Segoe UI" w:cs="Segoe UI"/>
          <w:color w:val="212121"/>
          <w:sz w:val="24"/>
          <w:szCs w:val="24"/>
          <w:shd w:val="clear" w:color="auto" w:fill="FFFFFF"/>
          <w:lang w:val="fr-FR"/>
        </w:rPr>
        <w:t> </w:t>
      </w:r>
      <w:proofErr w:type="spellStart"/>
      <w:proofErr w:type="gramStart"/>
      <w:r w:rsidRPr="00A242D8">
        <w:rPr>
          <w:rFonts w:ascii="Segoe UI" w:hAnsi="Segoe UI" w:cs="Segoe UI"/>
          <w:color w:val="5B616B"/>
          <w:sz w:val="24"/>
          <w:szCs w:val="24"/>
          <w:shd w:val="clear" w:color="auto" w:fill="FFFFFF"/>
          <w:lang w:val="fr-FR"/>
        </w:rPr>
        <w:t>doi</w:t>
      </w:r>
      <w:proofErr w:type="spellEnd"/>
      <w:r w:rsidRPr="00A242D8">
        <w:rPr>
          <w:rFonts w:ascii="Segoe UI" w:hAnsi="Segoe UI" w:cs="Segoe UI"/>
          <w:color w:val="5B616B"/>
          <w:sz w:val="24"/>
          <w:szCs w:val="24"/>
          <w:shd w:val="clear" w:color="auto" w:fill="FFFFFF"/>
          <w:lang w:val="fr-FR"/>
        </w:rPr>
        <w:t>:</w:t>
      </w:r>
      <w:proofErr w:type="gramEnd"/>
      <w:r w:rsidRPr="00A242D8">
        <w:rPr>
          <w:rFonts w:ascii="Segoe UI" w:hAnsi="Segoe UI" w:cs="Segoe UI"/>
          <w:color w:val="5B616B"/>
          <w:sz w:val="24"/>
          <w:szCs w:val="24"/>
          <w:shd w:val="clear" w:color="auto" w:fill="FFFFFF"/>
          <w:lang w:val="fr-FR"/>
        </w:rPr>
        <w:t xml:space="preserve"> 10.1038/nature04738.</w:t>
      </w:r>
    </w:p>
  </w:comment>
  <w:comment w:id="37" w:author="Marianne" w:date="2020-11-23T17:42:00Z" w:initials="M">
    <w:p w14:paraId="7894083E" w14:textId="77777777" w:rsidR="00287055" w:rsidRPr="0077627E" w:rsidRDefault="00287055" w:rsidP="00802979">
      <w:pPr>
        <w:pStyle w:val="CommentText"/>
        <w:rPr>
          <w:lang w:val="fr-FR"/>
        </w:rPr>
      </w:pPr>
      <w:r>
        <w:rPr>
          <w:rStyle w:val="CommentReference"/>
        </w:rPr>
        <w:annotationRef/>
      </w:r>
      <w:r w:rsidRPr="0077627E">
        <w:rPr>
          <w:lang w:val="fr-FR"/>
        </w:rPr>
        <w:t xml:space="preserve">Rosser, N., </w:t>
      </w:r>
      <w:proofErr w:type="spellStart"/>
      <w:r w:rsidRPr="0077627E">
        <w:rPr>
          <w:lang w:val="fr-FR"/>
        </w:rPr>
        <w:t>Kozak</w:t>
      </w:r>
      <w:proofErr w:type="spellEnd"/>
      <w:r w:rsidRPr="0077627E">
        <w:rPr>
          <w:lang w:val="fr-FR"/>
        </w:rPr>
        <w:t xml:space="preserve">, K.M., </w:t>
      </w:r>
      <w:proofErr w:type="spellStart"/>
      <w:r w:rsidRPr="0077627E">
        <w:rPr>
          <w:lang w:val="fr-FR"/>
        </w:rPr>
        <w:t>Phillimore</w:t>
      </w:r>
      <w:proofErr w:type="spellEnd"/>
      <w:r w:rsidRPr="0077627E">
        <w:rPr>
          <w:lang w:val="fr-FR"/>
        </w:rPr>
        <w:t xml:space="preserve">, A.B. </w:t>
      </w:r>
      <w:r w:rsidRPr="0077627E">
        <w:rPr>
          <w:i/>
          <w:iCs/>
          <w:lang w:val="fr-FR"/>
        </w:rPr>
        <w:t>et al.</w:t>
      </w:r>
      <w:r w:rsidRPr="0077627E">
        <w:rPr>
          <w:lang w:val="fr-FR"/>
        </w:rPr>
        <w:t xml:space="preserve"> </w:t>
      </w:r>
      <w:r w:rsidRPr="00A00FF7">
        <w:rPr>
          <w:lang w:val="en-US"/>
        </w:rPr>
        <w:t xml:space="preserve">Extensive range overlap between heliconiine sister species: evidence for sympatric speciation in </w:t>
      </w:r>
      <w:proofErr w:type="gramStart"/>
      <w:r w:rsidRPr="00A00FF7">
        <w:rPr>
          <w:lang w:val="en-US"/>
        </w:rPr>
        <w:t>butterflies?.</w:t>
      </w:r>
      <w:proofErr w:type="gramEnd"/>
      <w:r w:rsidRPr="00A00FF7">
        <w:rPr>
          <w:lang w:val="en-US"/>
        </w:rPr>
        <w:t xml:space="preserve"> </w:t>
      </w:r>
      <w:r w:rsidRPr="0077627E">
        <w:rPr>
          <w:i/>
          <w:iCs/>
          <w:lang w:val="fr-FR"/>
        </w:rPr>
        <w:t xml:space="preserve">BMC </w:t>
      </w:r>
      <w:proofErr w:type="spellStart"/>
      <w:r w:rsidRPr="0077627E">
        <w:rPr>
          <w:i/>
          <w:iCs/>
          <w:lang w:val="fr-FR"/>
        </w:rPr>
        <w:t>Evol</w:t>
      </w:r>
      <w:proofErr w:type="spellEnd"/>
      <w:r w:rsidRPr="0077627E">
        <w:rPr>
          <w:i/>
          <w:iCs/>
          <w:lang w:val="fr-FR"/>
        </w:rPr>
        <w:t xml:space="preserve"> </w:t>
      </w:r>
      <w:proofErr w:type="spellStart"/>
      <w:r w:rsidRPr="0077627E">
        <w:rPr>
          <w:i/>
          <w:iCs/>
          <w:lang w:val="fr-FR"/>
        </w:rPr>
        <w:t>Biol</w:t>
      </w:r>
      <w:proofErr w:type="spellEnd"/>
      <w:r w:rsidRPr="0077627E">
        <w:rPr>
          <w:lang w:val="fr-FR"/>
        </w:rPr>
        <w:t xml:space="preserve"> </w:t>
      </w:r>
      <w:r w:rsidRPr="0077627E">
        <w:rPr>
          <w:b/>
          <w:bCs/>
          <w:lang w:val="fr-FR"/>
        </w:rPr>
        <w:t xml:space="preserve">15, </w:t>
      </w:r>
      <w:r w:rsidRPr="0077627E">
        <w:rPr>
          <w:lang w:val="fr-FR"/>
        </w:rPr>
        <w:t>125 (2015). https://doi.org/10.1186/s12862-015-0420-3</w:t>
      </w:r>
    </w:p>
  </w:comment>
  <w:comment w:id="38" w:author="Marianne" w:date="2020-11-23T11:14:00Z" w:initials="M">
    <w:p w14:paraId="34A18E9B" w14:textId="77777777" w:rsidR="00287055" w:rsidRDefault="00287055" w:rsidP="00844AB4">
      <w:pPr>
        <w:pStyle w:val="CommentText"/>
        <w:rPr>
          <w:lang w:val="fr-FR"/>
        </w:rPr>
      </w:pPr>
      <w:r>
        <w:rPr>
          <w:rStyle w:val="CommentReference"/>
        </w:rPr>
        <w:annotationRef/>
      </w:r>
      <w:r w:rsidRPr="00E94C85">
        <w:rPr>
          <w:lang w:val="fr-FR"/>
        </w:rPr>
        <w:t>Ça peut être intrinsèque – pattern tr</w:t>
      </w:r>
      <w:r>
        <w:rPr>
          <w:lang w:val="fr-FR"/>
        </w:rPr>
        <w:t xml:space="preserve">ès mémorable et facilement identifiable comme le </w:t>
      </w:r>
      <w:proofErr w:type="spellStart"/>
      <w:r>
        <w:rPr>
          <w:lang w:val="fr-FR"/>
        </w:rPr>
        <w:t>postman</w:t>
      </w:r>
      <w:proofErr w:type="spellEnd"/>
      <w:r>
        <w:rPr>
          <w:lang w:val="fr-FR"/>
        </w:rPr>
        <w:t xml:space="preserve"> des </w:t>
      </w:r>
      <w:proofErr w:type="spellStart"/>
      <w:r>
        <w:rPr>
          <w:lang w:val="fr-FR"/>
        </w:rPr>
        <w:t>Helicnonius</w:t>
      </w:r>
      <w:proofErr w:type="spellEnd"/>
      <w:r>
        <w:rPr>
          <w:lang w:val="fr-FR"/>
        </w:rPr>
        <w:t>, ou à l’inverse un pattern aussi un peu cryptique (ceux des ithomiines), ou extrinsèque/contingent (pattern très abondant, donc forcément ‘bon’).</w:t>
      </w:r>
    </w:p>
    <w:p w14:paraId="34E89F5C" w14:textId="77777777" w:rsidR="00287055" w:rsidRDefault="00287055" w:rsidP="00844AB4">
      <w:pPr>
        <w:pStyle w:val="CommentText"/>
        <w:rPr>
          <w:lang w:val="fr-FR"/>
        </w:rPr>
      </w:pPr>
    </w:p>
    <w:p w14:paraId="5B365819" w14:textId="77777777" w:rsidR="00287055" w:rsidRPr="00E94C85" w:rsidRDefault="00287055" w:rsidP="00844AB4">
      <w:pPr>
        <w:pStyle w:val="CommentText"/>
        <w:rPr>
          <w:lang w:val="fr-FR"/>
        </w:rPr>
      </w:pPr>
      <w:r>
        <w:rPr>
          <w:lang w:val="fr-FR"/>
        </w:rPr>
        <w:t xml:space="preserve">Mais je garderais ces considérations pour la </w:t>
      </w:r>
      <w:proofErr w:type="spellStart"/>
      <w:r>
        <w:rPr>
          <w:lang w:val="fr-FR"/>
        </w:rPr>
        <w:t>discu</w:t>
      </w:r>
      <w:proofErr w:type="spellEnd"/>
      <w:r>
        <w:rPr>
          <w:lang w:val="fr-FR"/>
        </w:rPr>
        <w:t>.</w:t>
      </w:r>
    </w:p>
  </w:comment>
  <w:comment w:id="39" w:author="Marianne" w:date="2021-08-10T13:06:00Z" w:initials="M">
    <w:p w14:paraId="42062F0E" w14:textId="345B691D" w:rsidR="003724EF" w:rsidRDefault="003724EF">
      <w:pPr>
        <w:pStyle w:val="CommentText"/>
      </w:pPr>
      <w:r>
        <w:rPr>
          <w:rStyle w:val="CommentReference"/>
        </w:rPr>
        <w:annotationRef/>
      </w:r>
      <w:bookmarkStart w:id="40" w:name="_GoBack"/>
      <w:bookmarkEnd w:id="40"/>
      <w:r>
        <w:t>Peut-être introduire le modèle d’étude plus tôt, ce qui permet de parler de la diversité des motifs et de la particularité des motifs transparents.</w:t>
      </w:r>
    </w:p>
  </w:comment>
  <w:comment w:id="41" w:author="Marianne" w:date="2020-11-23T11:45:00Z" w:initials="M">
    <w:p w14:paraId="180D38A8" w14:textId="77777777" w:rsidR="00287055" w:rsidRPr="00C26569" w:rsidRDefault="00287055" w:rsidP="00346C3C">
      <w:pPr>
        <w:pStyle w:val="CommentText"/>
        <w:rPr>
          <w:lang w:val="en-US"/>
        </w:rPr>
      </w:pPr>
      <w:r>
        <w:rPr>
          <w:rStyle w:val="CommentReference"/>
        </w:rPr>
        <w:annotationRef/>
      </w:r>
      <w:r w:rsidRPr="00C26569">
        <w:rPr>
          <w:lang w:val="en-US"/>
        </w:rPr>
        <w:t>To be updated with Keith’s et al. recent taxon description paper?</w:t>
      </w:r>
    </w:p>
  </w:comment>
  <w:comment w:id="42" w:author="Marianne" w:date="2021-08-07T22:05:00Z" w:initials="M">
    <w:p w14:paraId="42570D6A" w14:textId="0ECD225E" w:rsidR="00287055" w:rsidRPr="00926B9F" w:rsidRDefault="00287055">
      <w:pPr>
        <w:pStyle w:val="CommentText"/>
        <w:rPr>
          <w:lang w:val="en-US"/>
        </w:rPr>
      </w:pPr>
      <w:r>
        <w:rPr>
          <w:rStyle w:val="CommentReference"/>
        </w:rPr>
        <w:annotationRef/>
      </w:r>
      <w:proofErr w:type="spellStart"/>
      <w:r w:rsidRPr="00926B9F">
        <w:rPr>
          <w:lang w:val="en-US"/>
        </w:rPr>
        <w:t>C’est</w:t>
      </w:r>
      <w:proofErr w:type="spellEnd"/>
      <w:r w:rsidRPr="00926B9F">
        <w:rPr>
          <w:lang w:val="en-US"/>
        </w:rPr>
        <w:t xml:space="preserve"> </w:t>
      </w:r>
      <w:proofErr w:type="spellStart"/>
      <w:r w:rsidRPr="00926B9F">
        <w:rPr>
          <w:lang w:val="en-US"/>
        </w:rPr>
        <w:t>peut-etre</w:t>
      </w:r>
      <w:proofErr w:type="spellEnd"/>
      <w:r w:rsidRPr="00926B9F">
        <w:rPr>
          <w:lang w:val="en-US"/>
        </w:rPr>
        <w:t xml:space="preserve"> </w:t>
      </w:r>
      <w:proofErr w:type="spellStart"/>
      <w:r w:rsidRPr="00926B9F">
        <w:rPr>
          <w:lang w:val="en-US"/>
        </w:rPr>
        <w:t>mieux</w:t>
      </w:r>
      <w:proofErr w:type="spellEnd"/>
      <w:r w:rsidRPr="00926B9F">
        <w:rPr>
          <w:lang w:val="en-US"/>
        </w:rPr>
        <w:t xml:space="preserve"> de ne pas </w:t>
      </w:r>
      <w:proofErr w:type="spellStart"/>
      <w:r w:rsidRPr="00926B9F">
        <w:rPr>
          <w:lang w:val="en-US"/>
        </w:rPr>
        <w:t>mettre</w:t>
      </w:r>
      <w:proofErr w:type="spellEnd"/>
      <w:r w:rsidRPr="00926B9F">
        <w:rPr>
          <w:lang w:val="en-US"/>
        </w:rPr>
        <w:t xml:space="preserve"> la ref </w:t>
      </w:r>
      <w:proofErr w:type="spellStart"/>
      <w:r w:rsidRPr="00926B9F">
        <w:rPr>
          <w:lang w:val="en-US"/>
        </w:rPr>
        <w:t>ici</w:t>
      </w:r>
      <w:proofErr w:type="spellEnd"/>
      <w:r w:rsidRPr="00926B9F">
        <w:rPr>
          <w:lang w:val="en-US"/>
        </w:rPr>
        <w:t xml:space="preserve"> (</w:t>
      </w:r>
      <w:proofErr w:type="spellStart"/>
      <w:r w:rsidRPr="00926B9F">
        <w:rPr>
          <w:lang w:val="en-US"/>
        </w:rPr>
        <w:t>elle</w:t>
      </w:r>
      <w:proofErr w:type="spellEnd"/>
      <w:r w:rsidRPr="00926B9F">
        <w:rPr>
          <w:lang w:val="en-US"/>
        </w:rPr>
        <w:t xml:space="preserve"> </w:t>
      </w:r>
      <w:proofErr w:type="spellStart"/>
      <w:r w:rsidRPr="00926B9F">
        <w:rPr>
          <w:lang w:val="en-US"/>
        </w:rPr>
        <w:t>apparait</w:t>
      </w:r>
      <w:proofErr w:type="spellEnd"/>
      <w:r w:rsidRPr="00926B9F">
        <w:rPr>
          <w:lang w:val="en-US"/>
        </w:rPr>
        <w:t xml:space="preserve"> </w:t>
      </w:r>
      <w:proofErr w:type="spellStart"/>
      <w:r w:rsidRPr="00926B9F">
        <w:rPr>
          <w:lang w:val="en-US"/>
        </w:rPr>
        <w:t>explicitement</w:t>
      </w:r>
      <w:proofErr w:type="spellEnd"/>
      <w:r w:rsidRPr="00926B9F">
        <w:rPr>
          <w:lang w:val="en-US"/>
        </w:rPr>
        <w:t xml:space="preserve"> </w:t>
      </w:r>
      <w:proofErr w:type="spellStart"/>
      <w:r w:rsidRPr="00926B9F">
        <w:rPr>
          <w:lang w:val="en-US"/>
        </w:rPr>
        <w:t>dans</w:t>
      </w:r>
      <w:proofErr w:type="spellEnd"/>
      <w:r w:rsidRPr="00926B9F">
        <w:rPr>
          <w:lang w:val="en-US"/>
        </w:rPr>
        <w:t xml:space="preserve"> les </w:t>
      </w:r>
      <w:proofErr w:type="spellStart"/>
      <w:r w:rsidRPr="00926B9F">
        <w:rPr>
          <w:lang w:val="en-US"/>
        </w:rPr>
        <w:t>méthodes</w:t>
      </w:r>
      <w:proofErr w:type="spellEnd"/>
      <w:r w:rsidRPr="00926B9F">
        <w:rPr>
          <w:lang w:val="en-US"/>
        </w:rPr>
        <w:t xml:space="preserve">), car </w:t>
      </w:r>
      <w:proofErr w:type="spellStart"/>
      <w:r w:rsidRPr="00926B9F">
        <w:rPr>
          <w:lang w:val="en-US"/>
        </w:rPr>
        <w:t>ici</w:t>
      </w:r>
      <w:proofErr w:type="spellEnd"/>
      <w:r w:rsidRPr="00926B9F">
        <w:rPr>
          <w:lang w:val="en-US"/>
        </w:rPr>
        <w:t xml:space="preserve"> on </w:t>
      </w:r>
      <w:proofErr w:type="spellStart"/>
      <w:r w:rsidRPr="00926B9F">
        <w:rPr>
          <w:lang w:val="en-US"/>
        </w:rPr>
        <w:t>peut</w:t>
      </w:r>
      <w:proofErr w:type="spellEnd"/>
      <w:r w:rsidRPr="00926B9F">
        <w:rPr>
          <w:lang w:val="en-US"/>
        </w:rPr>
        <w:t xml:space="preserve"> </w:t>
      </w:r>
      <w:proofErr w:type="spellStart"/>
      <w:r w:rsidRPr="00926B9F">
        <w:rPr>
          <w:lang w:val="en-US"/>
        </w:rPr>
        <w:t>comprendre</w:t>
      </w:r>
      <w:proofErr w:type="spellEnd"/>
      <w:r w:rsidRPr="00926B9F">
        <w:rPr>
          <w:lang w:val="en-US"/>
        </w:rPr>
        <w:t xml:space="preserve"> </w:t>
      </w:r>
      <w:proofErr w:type="spellStart"/>
      <w:r w:rsidRPr="00926B9F">
        <w:rPr>
          <w:lang w:val="en-US"/>
        </w:rPr>
        <w:t>qu’elle</w:t>
      </w:r>
      <w:proofErr w:type="spellEnd"/>
      <w:r w:rsidRPr="00926B9F">
        <w:rPr>
          <w:lang w:val="en-US"/>
        </w:rPr>
        <w:t xml:space="preserve"> se </w:t>
      </w:r>
      <w:proofErr w:type="spellStart"/>
      <w:r w:rsidRPr="00926B9F">
        <w:rPr>
          <w:lang w:val="en-US"/>
        </w:rPr>
        <w:t>rapporte</w:t>
      </w:r>
      <w:proofErr w:type="spellEnd"/>
      <w:r w:rsidRPr="00926B9F">
        <w:rPr>
          <w:lang w:val="en-US"/>
        </w:rPr>
        <w:t xml:space="preserve"> aux ancestral states et non à la </w:t>
      </w:r>
      <w:proofErr w:type="spellStart"/>
      <w:r w:rsidRPr="00926B9F">
        <w:rPr>
          <w:lang w:val="en-US"/>
        </w:rPr>
        <w:t>phylo</w:t>
      </w:r>
      <w:proofErr w:type="spellEnd"/>
      <w:r w:rsidRPr="00926B9F">
        <w:rPr>
          <w:lang w:val="en-US"/>
        </w:rPr>
        <w:t>.</w:t>
      </w:r>
    </w:p>
  </w:comment>
  <w:comment w:id="43" w:author="Marianne" w:date="2021-08-09T17:29:00Z" w:initials="M">
    <w:p w14:paraId="0BA843EA" w14:textId="1C2B9A3E" w:rsidR="00287055" w:rsidRPr="00926B9F" w:rsidRDefault="00287055">
      <w:pPr>
        <w:pStyle w:val="CommentText"/>
        <w:rPr>
          <w:lang w:val="en-US"/>
        </w:rPr>
      </w:pPr>
      <w:r>
        <w:rPr>
          <w:rStyle w:val="CommentReference"/>
        </w:rPr>
        <w:annotationRef/>
      </w:r>
      <w:r w:rsidRPr="00926B9F">
        <w:rPr>
          <w:lang w:val="en-US"/>
        </w:rPr>
        <w:t xml:space="preserve">À restructurer </w:t>
      </w:r>
      <w:proofErr w:type="spellStart"/>
      <w:r w:rsidRPr="00926B9F">
        <w:rPr>
          <w:lang w:val="en-US"/>
        </w:rPr>
        <w:t>en</w:t>
      </w:r>
      <w:proofErr w:type="spellEnd"/>
      <w:r w:rsidRPr="00926B9F">
        <w:rPr>
          <w:lang w:val="en-US"/>
        </w:rPr>
        <w:t xml:space="preserve"> </w:t>
      </w:r>
      <w:proofErr w:type="spellStart"/>
      <w:r w:rsidRPr="00926B9F">
        <w:rPr>
          <w:lang w:val="en-US"/>
        </w:rPr>
        <w:t>fonction</w:t>
      </w:r>
      <w:proofErr w:type="spellEnd"/>
      <w:r w:rsidRPr="00926B9F">
        <w:rPr>
          <w:lang w:val="en-US"/>
        </w:rPr>
        <w:t xml:space="preserve"> des </w:t>
      </w:r>
      <w:proofErr w:type="spellStart"/>
      <w:r w:rsidRPr="00926B9F">
        <w:rPr>
          <w:lang w:val="en-US"/>
        </w:rPr>
        <w:t>hypothèses</w:t>
      </w:r>
      <w:proofErr w:type="spellEnd"/>
      <w:r w:rsidRPr="00926B9F">
        <w:rPr>
          <w:lang w:val="en-US"/>
        </w:rPr>
        <w:t>?</w:t>
      </w:r>
    </w:p>
    <w:p w14:paraId="6AA7BBF1" w14:textId="77777777" w:rsidR="003724EF" w:rsidRPr="00926B9F" w:rsidRDefault="003724EF">
      <w:pPr>
        <w:pStyle w:val="CommentText"/>
        <w:rPr>
          <w:lang w:val="en-US"/>
        </w:rPr>
      </w:pPr>
    </w:p>
    <w:p w14:paraId="3FE1F1A1" w14:textId="490E7BD7" w:rsidR="003724EF" w:rsidRPr="00926B9F" w:rsidRDefault="003724EF">
      <w:pPr>
        <w:pStyle w:val="CommentText"/>
        <w:rPr>
          <w:lang w:val="en-US"/>
        </w:rPr>
      </w:pPr>
      <w:proofErr w:type="spellStart"/>
      <w:r w:rsidRPr="00926B9F">
        <w:rPr>
          <w:lang w:val="en-US"/>
        </w:rPr>
        <w:t>Je</w:t>
      </w:r>
      <w:proofErr w:type="spellEnd"/>
      <w:r w:rsidRPr="00926B9F">
        <w:rPr>
          <w:lang w:val="en-US"/>
        </w:rPr>
        <w:t xml:space="preserve"> </w:t>
      </w:r>
      <w:proofErr w:type="spellStart"/>
      <w:r w:rsidRPr="00926B9F">
        <w:rPr>
          <w:lang w:val="en-US"/>
        </w:rPr>
        <w:t>pense</w:t>
      </w:r>
      <w:proofErr w:type="spellEnd"/>
      <w:r w:rsidRPr="00926B9F">
        <w:rPr>
          <w:lang w:val="en-US"/>
        </w:rPr>
        <w:t xml:space="preserve"> que pour aider à la </w:t>
      </w:r>
      <w:proofErr w:type="spellStart"/>
      <w:r w:rsidRPr="00926B9F">
        <w:rPr>
          <w:lang w:val="en-US"/>
        </w:rPr>
        <w:t>compréhensio</w:t>
      </w:r>
      <w:proofErr w:type="spellEnd"/>
      <w:r w:rsidRPr="00926B9F">
        <w:rPr>
          <w:lang w:val="en-US"/>
        </w:rPr>
        <w:t xml:space="preserve"> </w:t>
      </w:r>
      <w:proofErr w:type="spellStart"/>
      <w:r w:rsidRPr="00926B9F">
        <w:rPr>
          <w:lang w:val="en-US"/>
        </w:rPr>
        <w:t>générale</w:t>
      </w:r>
      <w:proofErr w:type="spellEnd"/>
      <w:r w:rsidRPr="00926B9F">
        <w:rPr>
          <w:lang w:val="en-US"/>
        </w:rPr>
        <w:t xml:space="preserve"> </w:t>
      </w:r>
      <w:proofErr w:type="spellStart"/>
      <w:r w:rsidRPr="00926B9F">
        <w:rPr>
          <w:lang w:val="en-US"/>
        </w:rPr>
        <w:t>il</w:t>
      </w:r>
      <w:proofErr w:type="spellEnd"/>
      <w:r w:rsidRPr="00926B9F">
        <w:rPr>
          <w:lang w:val="en-US"/>
        </w:rPr>
        <w:t xml:space="preserve"> </w:t>
      </w:r>
      <w:proofErr w:type="spellStart"/>
      <w:r w:rsidRPr="00926B9F">
        <w:rPr>
          <w:lang w:val="en-US"/>
        </w:rPr>
        <w:t>faudrait</w:t>
      </w:r>
      <w:proofErr w:type="spellEnd"/>
      <w:r w:rsidRPr="00926B9F">
        <w:rPr>
          <w:lang w:val="en-US"/>
        </w:rPr>
        <w:t xml:space="preserve"> un petit chapeau qui </w:t>
      </w:r>
      <w:proofErr w:type="spellStart"/>
      <w:r w:rsidRPr="00926B9F">
        <w:rPr>
          <w:lang w:val="en-US"/>
        </w:rPr>
        <w:t>explique</w:t>
      </w:r>
      <w:proofErr w:type="spellEnd"/>
      <w:r w:rsidRPr="00926B9F">
        <w:rPr>
          <w:lang w:val="en-US"/>
        </w:rPr>
        <w:t xml:space="preserve"> la </w:t>
      </w:r>
      <w:proofErr w:type="spellStart"/>
      <w:r w:rsidRPr="00926B9F">
        <w:rPr>
          <w:lang w:val="en-US"/>
        </w:rPr>
        <w:t>démarche</w:t>
      </w:r>
      <w:proofErr w:type="spellEnd"/>
      <w:r w:rsidRPr="00926B9F">
        <w:rPr>
          <w:lang w:val="en-US"/>
        </w:rPr>
        <w:t xml:space="preserve"> (on a </w:t>
      </w:r>
      <w:proofErr w:type="spellStart"/>
      <w:r w:rsidRPr="00926B9F">
        <w:rPr>
          <w:lang w:val="en-US"/>
        </w:rPr>
        <w:t>besoin</w:t>
      </w:r>
      <w:proofErr w:type="spellEnd"/>
      <w:r w:rsidRPr="00926B9F">
        <w:rPr>
          <w:lang w:val="en-US"/>
        </w:rPr>
        <w:t xml:space="preserve"> </w:t>
      </w:r>
      <w:proofErr w:type="spellStart"/>
      <w:r w:rsidRPr="00926B9F">
        <w:rPr>
          <w:lang w:val="en-US"/>
        </w:rPr>
        <w:t>d’estimer</w:t>
      </w:r>
      <w:proofErr w:type="spellEnd"/>
      <w:r w:rsidRPr="00926B9F">
        <w:rPr>
          <w:lang w:val="en-US"/>
        </w:rPr>
        <w:t xml:space="preserve"> </w:t>
      </w:r>
      <w:proofErr w:type="spellStart"/>
      <w:r w:rsidRPr="00926B9F">
        <w:rPr>
          <w:lang w:val="en-US"/>
        </w:rPr>
        <w:t>tels</w:t>
      </w:r>
      <w:proofErr w:type="spellEnd"/>
      <w:r w:rsidRPr="00926B9F">
        <w:rPr>
          <w:lang w:val="en-US"/>
        </w:rPr>
        <w:t xml:space="preserve"> et </w:t>
      </w:r>
      <w:proofErr w:type="spellStart"/>
      <w:r w:rsidRPr="00926B9F">
        <w:rPr>
          <w:lang w:val="en-US"/>
        </w:rPr>
        <w:t>tels</w:t>
      </w:r>
      <w:proofErr w:type="spellEnd"/>
      <w:r w:rsidRPr="00926B9F">
        <w:rPr>
          <w:lang w:val="en-US"/>
        </w:rPr>
        <w:t xml:space="preserve"> </w:t>
      </w:r>
      <w:proofErr w:type="spellStart"/>
      <w:r w:rsidRPr="00926B9F">
        <w:rPr>
          <w:lang w:val="en-US"/>
        </w:rPr>
        <w:t>paramètres</w:t>
      </w:r>
      <w:proofErr w:type="spellEnd"/>
      <w:r w:rsidRPr="00926B9F">
        <w:rPr>
          <w:lang w:val="en-US"/>
        </w:rPr>
        <w:t xml:space="preserve">, et </w:t>
      </w:r>
      <w:proofErr w:type="spellStart"/>
      <w:r w:rsidRPr="00926B9F">
        <w:rPr>
          <w:lang w:val="en-US"/>
        </w:rPr>
        <w:t>ensuite</w:t>
      </w:r>
      <w:proofErr w:type="spellEnd"/>
      <w:r w:rsidRPr="00926B9F">
        <w:rPr>
          <w:lang w:val="en-US"/>
        </w:rPr>
        <w:t xml:space="preserve"> on les </w:t>
      </w:r>
      <w:proofErr w:type="spellStart"/>
      <w:r w:rsidRPr="00926B9F">
        <w:rPr>
          <w:lang w:val="en-US"/>
        </w:rPr>
        <w:t>mets</w:t>
      </w:r>
      <w:proofErr w:type="spellEnd"/>
      <w:r w:rsidRPr="00926B9F">
        <w:rPr>
          <w:lang w:val="en-US"/>
        </w:rPr>
        <w:t xml:space="preserve"> </w:t>
      </w:r>
      <w:proofErr w:type="spellStart"/>
      <w:r w:rsidRPr="00926B9F">
        <w:rPr>
          <w:lang w:val="en-US"/>
        </w:rPr>
        <w:t>dans</w:t>
      </w:r>
      <w:proofErr w:type="spellEnd"/>
      <w:r w:rsidRPr="00926B9F">
        <w:rPr>
          <w:lang w:val="en-US"/>
        </w:rPr>
        <w:t xml:space="preserve"> un </w:t>
      </w:r>
      <w:proofErr w:type="spellStart"/>
      <w:r w:rsidRPr="00926B9F">
        <w:rPr>
          <w:lang w:val="en-US"/>
        </w:rPr>
        <w:t>même</w:t>
      </w:r>
      <w:proofErr w:type="spellEnd"/>
      <w:r w:rsidRPr="00926B9F">
        <w:rPr>
          <w:lang w:val="en-US"/>
        </w:rPr>
        <w:t xml:space="preserve"> </w:t>
      </w:r>
      <w:proofErr w:type="spellStart"/>
      <w:r w:rsidRPr="00926B9F">
        <w:rPr>
          <w:lang w:val="en-US"/>
        </w:rPr>
        <w:t>modèle</w:t>
      </w:r>
      <w:proofErr w:type="spellEnd"/>
      <w:r w:rsidRPr="00926B9F">
        <w:rPr>
          <w:lang w:val="en-US"/>
        </w:rPr>
        <w:t xml:space="preserve">), </w:t>
      </w:r>
      <w:proofErr w:type="spellStart"/>
      <w:r w:rsidRPr="00926B9F">
        <w:rPr>
          <w:lang w:val="en-US"/>
        </w:rPr>
        <w:t>ce</w:t>
      </w:r>
      <w:proofErr w:type="spellEnd"/>
      <w:r w:rsidRPr="00926B9F">
        <w:rPr>
          <w:lang w:val="en-US"/>
        </w:rPr>
        <w:t xml:space="preserve"> qui </w:t>
      </w:r>
      <w:proofErr w:type="spellStart"/>
      <w:r w:rsidRPr="00926B9F">
        <w:rPr>
          <w:lang w:val="en-US"/>
        </w:rPr>
        <w:t>permet</w:t>
      </w:r>
      <w:proofErr w:type="spellEnd"/>
      <w:r w:rsidRPr="00926B9F">
        <w:rPr>
          <w:lang w:val="en-US"/>
        </w:rPr>
        <w:t xml:space="preserve"> de </w:t>
      </w:r>
      <w:proofErr w:type="spellStart"/>
      <w:r w:rsidRPr="00926B9F">
        <w:rPr>
          <w:lang w:val="en-US"/>
        </w:rPr>
        <w:t>mieux</w:t>
      </w:r>
      <w:proofErr w:type="spellEnd"/>
      <w:r w:rsidRPr="00926B9F">
        <w:rPr>
          <w:lang w:val="en-US"/>
        </w:rPr>
        <w:t xml:space="preserve"> </w:t>
      </w:r>
      <w:proofErr w:type="spellStart"/>
      <w:r w:rsidRPr="00926B9F">
        <w:rPr>
          <w:lang w:val="en-US"/>
        </w:rPr>
        <w:t>comprendre</w:t>
      </w:r>
      <w:proofErr w:type="spellEnd"/>
      <w:r w:rsidRPr="00926B9F">
        <w:rPr>
          <w:lang w:val="en-US"/>
        </w:rPr>
        <w:t xml:space="preserve"> les </w:t>
      </w:r>
      <w:proofErr w:type="spellStart"/>
      <w:r w:rsidRPr="00926B9F">
        <w:rPr>
          <w:lang w:val="en-US"/>
        </w:rPr>
        <w:t>paragraphes</w:t>
      </w:r>
      <w:proofErr w:type="spellEnd"/>
      <w:r w:rsidRPr="00926B9F">
        <w:rPr>
          <w:lang w:val="en-US"/>
        </w:rPr>
        <w:t xml:space="preserve"> plus techniques qui </w:t>
      </w:r>
      <w:proofErr w:type="spellStart"/>
      <w:r w:rsidRPr="00926B9F">
        <w:rPr>
          <w:lang w:val="en-US"/>
        </w:rPr>
        <w:t>suivent</w:t>
      </w:r>
      <w:proofErr w:type="spellEnd"/>
      <w:r w:rsidRPr="00926B9F">
        <w:rPr>
          <w:lang w:val="en-US"/>
        </w:rPr>
        <w:t xml:space="preserve">, et le but de </w:t>
      </w:r>
      <w:proofErr w:type="spellStart"/>
      <w:r w:rsidRPr="00926B9F">
        <w:rPr>
          <w:lang w:val="en-US"/>
        </w:rPr>
        <w:t>chaque</w:t>
      </w:r>
      <w:proofErr w:type="spellEnd"/>
      <w:r w:rsidRPr="00926B9F">
        <w:rPr>
          <w:lang w:val="en-US"/>
        </w:rPr>
        <w:t xml:space="preserve"> bout de </w:t>
      </w:r>
      <w:proofErr w:type="spellStart"/>
      <w:r w:rsidRPr="00926B9F">
        <w:rPr>
          <w:lang w:val="en-US"/>
        </w:rPr>
        <w:t>méthode</w:t>
      </w:r>
      <w:proofErr w:type="spellEnd"/>
      <w:r w:rsidRPr="00926B9F">
        <w:rPr>
          <w:lang w:val="en-US"/>
        </w:rPr>
        <w:t xml:space="preserve">. </w:t>
      </w:r>
    </w:p>
  </w:comment>
  <w:comment w:id="46" w:author="Marianne" w:date="2021-08-07T22:10:00Z" w:initials="M">
    <w:p w14:paraId="3D7BEB0E" w14:textId="4145E8CC" w:rsidR="00287055" w:rsidRPr="00926B9F" w:rsidRDefault="00287055">
      <w:pPr>
        <w:pStyle w:val="CommentText"/>
        <w:rPr>
          <w:lang w:val="en-US"/>
        </w:rPr>
      </w:pPr>
      <w:r>
        <w:rPr>
          <w:rStyle w:val="CommentReference"/>
        </w:rPr>
        <w:annotationRef/>
      </w:r>
      <w:r w:rsidRPr="00926B9F">
        <w:rPr>
          <w:lang w:val="en-US"/>
        </w:rPr>
        <w:t xml:space="preserve">Ce </w:t>
      </w:r>
      <w:proofErr w:type="spellStart"/>
      <w:r w:rsidRPr="00926B9F">
        <w:rPr>
          <w:lang w:val="en-US"/>
        </w:rPr>
        <w:t>serait</w:t>
      </w:r>
      <w:proofErr w:type="spellEnd"/>
      <w:r w:rsidRPr="00926B9F">
        <w:rPr>
          <w:lang w:val="en-US"/>
        </w:rPr>
        <w:t xml:space="preserve"> </w:t>
      </w:r>
      <w:proofErr w:type="spellStart"/>
      <w:r w:rsidRPr="00926B9F">
        <w:rPr>
          <w:lang w:val="en-US"/>
        </w:rPr>
        <w:t>bien</w:t>
      </w:r>
      <w:proofErr w:type="spellEnd"/>
      <w:r w:rsidRPr="00926B9F">
        <w:rPr>
          <w:lang w:val="en-US"/>
        </w:rPr>
        <w:t xml:space="preserve"> </w:t>
      </w:r>
      <w:proofErr w:type="spellStart"/>
      <w:r w:rsidRPr="00926B9F">
        <w:rPr>
          <w:lang w:val="en-US"/>
        </w:rPr>
        <w:t>d’avoir</w:t>
      </w:r>
      <w:proofErr w:type="spellEnd"/>
      <w:r w:rsidRPr="00926B9F">
        <w:rPr>
          <w:lang w:val="en-US"/>
        </w:rPr>
        <w:t xml:space="preserve"> </w:t>
      </w:r>
      <w:proofErr w:type="spellStart"/>
      <w:r w:rsidRPr="00926B9F">
        <w:rPr>
          <w:lang w:val="en-US"/>
        </w:rPr>
        <w:t>une</w:t>
      </w:r>
      <w:proofErr w:type="spellEnd"/>
      <w:r w:rsidRPr="00926B9F">
        <w:rPr>
          <w:lang w:val="en-US"/>
        </w:rPr>
        <w:t xml:space="preserve"> figure qui les </w:t>
      </w:r>
      <w:proofErr w:type="spellStart"/>
      <w:r w:rsidRPr="00926B9F">
        <w:rPr>
          <w:lang w:val="en-US"/>
        </w:rPr>
        <w:t>montre</w:t>
      </w:r>
      <w:proofErr w:type="spellEnd"/>
      <w:r w:rsidRPr="00926B9F">
        <w:rPr>
          <w:lang w:val="en-US"/>
        </w:rPr>
        <w:t xml:space="preserve">. Il </w:t>
      </w:r>
      <w:proofErr w:type="spellStart"/>
      <w:r w:rsidRPr="00926B9F">
        <w:rPr>
          <w:lang w:val="en-US"/>
        </w:rPr>
        <w:t>y en</w:t>
      </w:r>
      <w:proofErr w:type="spellEnd"/>
      <w:r w:rsidRPr="00926B9F">
        <w:rPr>
          <w:lang w:val="en-US"/>
        </w:rPr>
        <w:t xml:space="preserve"> a </w:t>
      </w:r>
      <w:proofErr w:type="spellStart"/>
      <w:r w:rsidRPr="00926B9F">
        <w:rPr>
          <w:lang w:val="en-US"/>
        </w:rPr>
        <w:t>une</w:t>
      </w:r>
      <w:proofErr w:type="spellEnd"/>
      <w:r w:rsidRPr="00926B9F">
        <w:rPr>
          <w:lang w:val="en-US"/>
        </w:rPr>
        <w:t xml:space="preserve"> </w:t>
      </w:r>
      <w:proofErr w:type="spellStart"/>
      <w:r w:rsidRPr="00926B9F">
        <w:rPr>
          <w:lang w:val="en-US"/>
        </w:rPr>
        <w:t>dans</w:t>
      </w:r>
      <w:proofErr w:type="spellEnd"/>
      <w:r w:rsidRPr="00926B9F">
        <w:rPr>
          <w:lang w:val="en-US"/>
        </w:rPr>
        <w:t xml:space="preserve"> le papier de </w:t>
      </w:r>
      <w:proofErr w:type="spellStart"/>
      <w:r w:rsidRPr="00926B9F">
        <w:rPr>
          <w:lang w:val="en-US"/>
        </w:rPr>
        <w:t>Mael</w:t>
      </w:r>
      <w:proofErr w:type="spellEnd"/>
      <w:r w:rsidRPr="00926B9F">
        <w:rPr>
          <w:lang w:val="en-US"/>
        </w:rPr>
        <w:t xml:space="preserve">, </w:t>
      </w:r>
      <w:proofErr w:type="spellStart"/>
      <w:r w:rsidRPr="00926B9F">
        <w:rPr>
          <w:lang w:val="en-US"/>
        </w:rPr>
        <w:t>donc</w:t>
      </w:r>
      <w:proofErr w:type="spellEnd"/>
      <w:r w:rsidRPr="00926B9F">
        <w:rPr>
          <w:lang w:val="en-US"/>
        </w:rPr>
        <w:t xml:space="preserve"> </w:t>
      </w:r>
      <w:proofErr w:type="spellStart"/>
      <w:r w:rsidRPr="00926B9F">
        <w:rPr>
          <w:lang w:val="en-US"/>
        </w:rPr>
        <w:t>il</w:t>
      </w:r>
      <w:proofErr w:type="spellEnd"/>
      <w:r w:rsidRPr="00926B9F">
        <w:rPr>
          <w:lang w:val="en-US"/>
        </w:rPr>
        <w:t xml:space="preserve"> </w:t>
      </w:r>
      <w:proofErr w:type="spellStart"/>
      <w:r w:rsidRPr="00926B9F">
        <w:rPr>
          <w:lang w:val="en-US"/>
        </w:rPr>
        <w:t>faudra</w:t>
      </w:r>
      <w:proofErr w:type="spellEnd"/>
      <w:r w:rsidRPr="00926B9F">
        <w:rPr>
          <w:lang w:val="en-US"/>
        </w:rPr>
        <w:t xml:space="preserve"> la faire de </w:t>
      </w:r>
      <w:proofErr w:type="spellStart"/>
      <w:r w:rsidRPr="00926B9F">
        <w:rPr>
          <w:lang w:val="en-US"/>
        </w:rPr>
        <w:t>façon</w:t>
      </w:r>
      <w:proofErr w:type="spellEnd"/>
      <w:r w:rsidRPr="00926B9F">
        <w:rPr>
          <w:lang w:val="en-US"/>
        </w:rPr>
        <w:t xml:space="preserve"> un </w:t>
      </w:r>
      <w:proofErr w:type="spellStart"/>
      <w:r w:rsidRPr="00926B9F">
        <w:rPr>
          <w:lang w:val="en-US"/>
        </w:rPr>
        <w:t>peu</w:t>
      </w:r>
      <w:proofErr w:type="spellEnd"/>
      <w:r w:rsidRPr="00926B9F">
        <w:rPr>
          <w:lang w:val="en-US"/>
        </w:rPr>
        <w:t xml:space="preserve"> </w:t>
      </w:r>
      <w:proofErr w:type="spellStart"/>
      <w:r w:rsidRPr="00926B9F">
        <w:rPr>
          <w:lang w:val="en-US"/>
        </w:rPr>
        <w:t>différente</w:t>
      </w:r>
      <w:proofErr w:type="spellEnd"/>
      <w:r w:rsidRPr="00926B9F">
        <w:rPr>
          <w:lang w:val="en-US"/>
        </w:rPr>
        <w:t xml:space="preserve"> – par </w:t>
      </w:r>
      <w:proofErr w:type="spellStart"/>
      <w:r w:rsidRPr="00926B9F">
        <w:rPr>
          <w:lang w:val="en-US"/>
        </w:rPr>
        <w:t>exemple</w:t>
      </w:r>
      <w:proofErr w:type="spellEnd"/>
      <w:r w:rsidRPr="00926B9F">
        <w:rPr>
          <w:lang w:val="en-US"/>
        </w:rPr>
        <w:t xml:space="preserve"> sur </w:t>
      </w:r>
      <w:proofErr w:type="spellStart"/>
      <w:r w:rsidRPr="00926B9F">
        <w:rPr>
          <w:lang w:val="en-US"/>
        </w:rPr>
        <w:t>cette</w:t>
      </w:r>
      <w:proofErr w:type="spellEnd"/>
      <w:r w:rsidRPr="00926B9F">
        <w:rPr>
          <w:lang w:val="en-US"/>
        </w:rPr>
        <w:t xml:space="preserve"> figure on </w:t>
      </w:r>
      <w:proofErr w:type="spellStart"/>
      <w:r w:rsidRPr="00926B9F">
        <w:rPr>
          <w:lang w:val="en-US"/>
        </w:rPr>
        <w:t>peut</w:t>
      </w:r>
      <w:proofErr w:type="spellEnd"/>
      <w:r w:rsidRPr="00926B9F">
        <w:rPr>
          <w:lang w:val="en-US"/>
        </w:rPr>
        <w:t xml:space="preserve"> </w:t>
      </w:r>
      <w:proofErr w:type="spellStart"/>
      <w:r w:rsidRPr="00926B9F">
        <w:rPr>
          <w:lang w:val="en-US"/>
        </w:rPr>
        <w:t>mettre</w:t>
      </w:r>
      <w:proofErr w:type="spellEnd"/>
      <w:r w:rsidRPr="00926B9F">
        <w:rPr>
          <w:lang w:val="en-US"/>
        </w:rPr>
        <w:t xml:space="preserve"> les </w:t>
      </w:r>
      <w:proofErr w:type="spellStart"/>
      <w:r w:rsidRPr="00926B9F">
        <w:rPr>
          <w:lang w:val="en-US"/>
        </w:rPr>
        <w:t>infos</w:t>
      </w:r>
      <w:proofErr w:type="spellEnd"/>
      <w:r w:rsidRPr="00926B9F">
        <w:rPr>
          <w:lang w:val="en-US"/>
        </w:rPr>
        <w:t xml:space="preserve"> de la richesse </w:t>
      </w:r>
      <w:proofErr w:type="spellStart"/>
      <w:r w:rsidRPr="00926B9F">
        <w:rPr>
          <w:lang w:val="en-US"/>
        </w:rPr>
        <w:t>spécifique</w:t>
      </w:r>
      <w:proofErr w:type="spellEnd"/>
      <w:r w:rsidRPr="00926B9F">
        <w:rPr>
          <w:lang w:val="en-US"/>
        </w:rPr>
        <w:t xml:space="preserve">, et les classer </w:t>
      </w:r>
      <w:proofErr w:type="spellStart"/>
      <w:r w:rsidRPr="00926B9F">
        <w:rPr>
          <w:lang w:val="en-US"/>
        </w:rPr>
        <w:t>dans</w:t>
      </w:r>
      <w:proofErr w:type="spellEnd"/>
      <w:r w:rsidRPr="00926B9F">
        <w:rPr>
          <w:lang w:val="en-US"/>
        </w:rPr>
        <w:t xml:space="preserve"> </w:t>
      </w:r>
      <w:proofErr w:type="spellStart"/>
      <w:r w:rsidRPr="00926B9F">
        <w:rPr>
          <w:lang w:val="en-US"/>
        </w:rPr>
        <w:t>ce</w:t>
      </w:r>
      <w:proofErr w:type="spellEnd"/>
      <w:r w:rsidRPr="00926B9F">
        <w:rPr>
          <w:lang w:val="en-US"/>
        </w:rPr>
        <w:t xml:space="preserve"> </w:t>
      </w:r>
      <w:proofErr w:type="spellStart"/>
      <w:r w:rsidRPr="00926B9F">
        <w:rPr>
          <w:lang w:val="en-US"/>
        </w:rPr>
        <w:t>sens</w:t>
      </w:r>
      <w:proofErr w:type="spellEnd"/>
      <w:r w:rsidRPr="00926B9F">
        <w:rPr>
          <w:lang w:val="en-US"/>
        </w:rPr>
        <w:t xml:space="preserve">, et </w:t>
      </w:r>
      <w:proofErr w:type="spellStart"/>
      <w:r w:rsidRPr="00926B9F">
        <w:rPr>
          <w:lang w:val="en-US"/>
        </w:rPr>
        <w:t>ajouter</w:t>
      </w:r>
      <w:proofErr w:type="spellEnd"/>
      <w:r w:rsidRPr="00926B9F">
        <w:rPr>
          <w:lang w:val="en-US"/>
        </w:rPr>
        <w:t xml:space="preserve"> </w:t>
      </w:r>
      <w:proofErr w:type="spellStart"/>
      <w:r w:rsidRPr="00926B9F">
        <w:rPr>
          <w:lang w:val="en-US"/>
        </w:rPr>
        <w:t>l’info</w:t>
      </w:r>
      <w:proofErr w:type="spellEnd"/>
      <w:r w:rsidRPr="00926B9F">
        <w:rPr>
          <w:lang w:val="en-US"/>
        </w:rPr>
        <w:t xml:space="preserve"> du MPD par </w:t>
      </w:r>
      <w:proofErr w:type="spellStart"/>
      <w:r w:rsidRPr="00926B9F">
        <w:rPr>
          <w:lang w:val="en-US"/>
        </w:rPr>
        <w:t>exemple</w:t>
      </w:r>
      <w:proofErr w:type="spellEnd"/>
      <w:r w:rsidRPr="00926B9F">
        <w:rPr>
          <w:lang w:val="en-US"/>
        </w:rPr>
        <w:t xml:space="preserve"> </w:t>
      </w:r>
      <w:proofErr w:type="spellStart"/>
      <w:r w:rsidRPr="00926B9F">
        <w:rPr>
          <w:lang w:val="en-US"/>
        </w:rPr>
        <w:t>en</w:t>
      </w:r>
      <w:proofErr w:type="spellEnd"/>
      <w:r w:rsidRPr="00926B9F">
        <w:rPr>
          <w:lang w:val="en-US"/>
        </w:rPr>
        <w:t xml:space="preserve"> les </w:t>
      </w:r>
      <w:proofErr w:type="spellStart"/>
      <w:r w:rsidRPr="00926B9F">
        <w:rPr>
          <w:lang w:val="en-US"/>
        </w:rPr>
        <w:t>encadrant</w:t>
      </w:r>
      <w:proofErr w:type="spellEnd"/>
      <w:r w:rsidRPr="00926B9F">
        <w:rPr>
          <w:lang w:val="en-US"/>
        </w:rPr>
        <w:t xml:space="preserve"> avec des couleurs </w:t>
      </w:r>
      <w:proofErr w:type="spellStart"/>
      <w:r w:rsidRPr="00926B9F">
        <w:rPr>
          <w:lang w:val="en-US"/>
        </w:rPr>
        <w:t>différentes</w:t>
      </w:r>
      <w:proofErr w:type="spellEnd"/>
      <w:r w:rsidRPr="00926B9F">
        <w:rPr>
          <w:lang w:val="en-US"/>
        </w:rPr>
        <w:t xml:space="preserve"> </w:t>
      </w:r>
      <w:proofErr w:type="spellStart"/>
      <w:r w:rsidRPr="00926B9F">
        <w:rPr>
          <w:lang w:val="en-US"/>
        </w:rPr>
        <w:t>selon</w:t>
      </w:r>
      <w:proofErr w:type="spellEnd"/>
      <w:r w:rsidRPr="00926B9F">
        <w:rPr>
          <w:lang w:val="en-US"/>
        </w:rPr>
        <w:t xml:space="preserve"> </w:t>
      </w:r>
      <w:proofErr w:type="spellStart"/>
      <w:r w:rsidRPr="00926B9F">
        <w:rPr>
          <w:lang w:val="en-US"/>
        </w:rPr>
        <w:t>qu’ils</w:t>
      </w:r>
      <w:proofErr w:type="spellEnd"/>
      <w:r w:rsidRPr="00926B9F">
        <w:rPr>
          <w:lang w:val="en-US"/>
        </w:rPr>
        <w:t xml:space="preserve"> </w:t>
      </w:r>
      <w:proofErr w:type="spellStart"/>
      <w:r w:rsidRPr="00926B9F">
        <w:rPr>
          <w:lang w:val="en-US"/>
        </w:rPr>
        <w:t>sont</w:t>
      </w:r>
      <w:proofErr w:type="spellEnd"/>
      <w:r w:rsidRPr="00926B9F">
        <w:rPr>
          <w:lang w:val="en-US"/>
        </w:rPr>
        <w:t xml:space="preserve"> clustered, neutral </w:t>
      </w:r>
      <w:proofErr w:type="spellStart"/>
      <w:r w:rsidRPr="00926B9F">
        <w:rPr>
          <w:lang w:val="en-US"/>
        </w:rPr>
        <w:t>ou</w:t>
      </w:r>
      <w:proofErr w:type="spellEnd"/>
      <w:r w:rsidRPr="00926B9F">
        <w:rPr>
          <w:lang w:val="en-US"/>
        </w:rPr>
        <w:t xml:space="preserve"> </w:t>
      </w:r>
      <w:proofErr w:type="spellStart"/>
      <w:r w:rsidRPr="00926B9F">
        <w:rPr>
          <w:lang w:val="en-US"/>
        </w:rPr>
        <w:t>overdispersed</w:t>
      </w:r>
      <w:proofErr w:type="spellEnd"/>
      <w:r w:rsidRPr="00926B9F">
        <w:rPr>
          <w:lang w:val="en-US"/>
        </w:rPr>
        <w:t xml:space="preserve">. </w:t>
      </w:r>
    </w:p>
  </w:comment>
  <w:comment w:id="50" w:author="Marianne" w:date="2021-08-07T22:09:00Z" w:initials="M">
    <w:p w14:paraId="59770041" w14:textId="04B8B81D" w:rsidR="00287055" w:rsidRPr="00926B9F" w:rsidRDefault="00287055">
      <w:pPr>
        <w:pStyle w:val="CommentText"/>
        <w:rPr>
          <w:lang w:val="en-US"/>
        </w:rPr>
      </w:pPr>
      <w:r>
        <w:rPr>
          <w:rStyle w:val="CommentReference"/>
        </w:rPr>
        <w:annotationRef/>
      </w:r>
      <w:proofErr w:type="spellStart"/>
      <w:r w:rsidRPr="00926B9F">
        <w:rPr>
          <w:lang w:val="en-US"/>
        </w:rPr>
        <w:t>Ou</w:t>
      </w:r>
      <w:proofErr w:type="spellEnd"/>
      <w:r w:rsidRPr="00926B9F">
        <w:rPr>
          <w:lang w:val="en-US"/>
        </w:rPr>
        <w:t xml:space="preserve"> </w:t>
      </w:r>
      <w:proofErr w:type="spellStart"/>
      <w:r w:rsidRPr="00926B9F">
        <w:rPr>
          <w:lang w:val="en-US"/>
        </w:rPr>
        <w:t>Doré</w:t>
      </w:r>
      <w:proofErr w:type="spellEnd"/>
      <w:r w:rsidRPr="00926B9F">
        <w:rPr>
          <w:lang w:val="en-US"/>
        </w:rPr>
        <w:t xml:space="preserve"> et al. 2021 </w:t>
      </w:r>
      <w:proofErr w:type="spellStart"/>
      <w:r w:rsidRPr="00926B9F">
        <w:rPr>
          <w:lang w:val="en-US"/>
        </w:rPr>
        <w:t>si</w:t>
      </w:r>
      <w:proofErr w:type="spellEnd"/>
      <w:r w:rsidRPr="00926B9F">
        <w:rPr>
          <w:lang w:val="en-US"/>
        </w:rPr>
        <w:t xml:space="preserve"> le papier </w:t>
      </w:r>
      <w:proofErr w:type="spellStart"/>
      <w:r w:rsidRPr="00926B9F">
        <w:rPr>
          <w:lang w:val="en-US"/>
        </w:rPr>
        <w:t>est</w:t>
      </w:r>
      <w:proofErr w:type="spellEnd"/>
      <w:r w:rsidRPr="00926B9F">
        <w:rPr>
          <w:lang w:val="en-US"/>
        </w:rPr>
        <w:t xml:space="preserve"> </w:t>
      </w:r>
      <w:proofErr w:type="spellStart"/>
      <w:r w:rsidRPr="00926B9F">
        <w:rPr>
          <w:lang w:val="en-US"/>
        </w:rPr>
        <w:t>accepté</w:t>
      </w:r>
      <w:proofErr w:type="spellEnd"/>
      <w:r w:rsidRPr="00926B9F">
        <w:rPr>
          <w:lang w:val="en-US"/>
        </w:rPr>
        <w:t xml:space="preserve"> </w:t>
      </w:r>
      <w:proofErr w:type="spellStart"/>
      <w:r w:rsidRPr="00926B9F">
        <w:rPr>
          <w:lang w:val="en-US"/>
        </w:rPr>
        <w:t>avant</w:t>
      </w:r>
      <w:proofErr w:type="spellEnd"/>
      <w:r w:rsidRPr="00926B9F">
        <w:rPr>
          <w:lang w:val="en-US"/>
        </w:rPr>
        <w:t xml:space="preserve"> </w:t>
      </w:r>
      <w:proofErr w:type="spellStart"/>
      <w:r w:rsidRPr="00926B9F">
        <w:rPr>
          <w:lang w:val="en-US"/>
        </w:rPr>
        <w:t>celui</w:t>
      </w:r>
      <w:proofErr w:type="spellEnd"/>
      <w:r w:rsidRPr="00926B9F">
        <w:rPr>
          <w:lang w:val="en-US"/>
        </w:rPr>
        <w:t xml:space="preserve">-ci. </w:t>
      </w:r>
    </w:p>
  </w:comment>
  <w:comment w:id="61" w:author="Marianne" w:date="2021-08-07T22:13:00Z" w:initials="M">
    <w:p w14:paraId="1E2BA102" w14:textId="1EB396AA" w:rsidR="00287055" w:rsidRPr="00926B9F" w:rsidRDefault="00287055">
      <w:pPr>
        <w:pStyle w:val="CommentText"/>
        <w:rPr>
          <w:lang w:val="en-US"/>
        </w:rPr>
      </w:pPr>
      <w:r>
        <w:rPr>
          <w:rStyle w:val="CommentReference"/>
        </w:rPr>
        <w:annotationRef/>
      </w:r>
      <w:proofErr w:type="spellStart"/>
      <w:r w:rsidRPr="00926B9F">
        <w:rPr>
          <w:lang w:val="en-US"/>
        </w:rPr>
        <w:t>En</w:t>
      </w:r>
      <w:proofErr w:type="spellEnd"/>
      <w:r w:rsidRPr="00926B9F">
        <w:rPr>
          <w:lang w:val="en-US"/>
        </w:rPr>
        <w:t xml:space="preserve"> fait </w:t>
      </w:r>
      <w:proofErr w:type="spellStart"/>
      <w:r w:rsidRPr="00926B9F">
        <w:rPr>
          <w:lang w:val="en-US"/>
        </w:rPr>
        <w:t>parfois</w:t>
      </w:r>
      <w:proofErr w:type="spellEnd"/>
      <w:r w:rsidRPr="00926B9F">
        <w:rPr>
          <w:lang w:val="en-US"/>
        </w:rPr>
        <w:t xml:space="preserve"> </w:t>
      </w:r>
      <w:proofErr w:type="spellStart"/>
      <w:r w:rsidRPr="00926B9F">
        <w:rPr>
          <w:lang w:val="en-US"/>
        </w:rPr>
        <w:t>je</w:t>
      </w:r>
      <w:proofErr w:type="spellEnd"/>
      <w:r w:rsidRPr="00926B9F">
        <w:rPr>
          <w:lang w:val="en-US"/>
        </w:rPr>
        <w:t xml:space="preserve"> </w:t>
      </w:r>
      <w:proofErr w:type="spellStart"/>
      <w:r w:rsidRPr="00926B9F">
        <w:rPr>
          <w:lang w:val="en-US"/>
        </w:rPr>
        <w:t>trouve</w:t>
      </w:r>
      <w:proofErr w:type="spellEnd"/>
      <w:r w:rsidRPr="00926B9F">
        <w:rPr>
          <w:lang w:val="en-US"/>
        </w:rPr>
        <w:t xml:space="preserve"> plus commode (et plus e</w:t>
      </w:r>
      <w:r w:rsidR="003724EF" w:rsidRPr="00926B9F">
        <w:rPr>
          <w:lang w:val="en-US"/>
        </w:rPr>
        <w:t>xac</w:t>
      </w:r>
      <w:r w:rsidRPr="00926B9F">
        <w:rPr>
          <w:lang w:val="en-US"/>
        </w:rPr>
        <w:t xml:space="preserve">t) de dire mimicry ring. </w:t>
      </w:r>
      <w:proofErr w:type="spellStart"/>
      <w:r w:rsidRPr="00926B9F">
        <w:rPr>
          <w:lang w:val="en-US"/>
        </w:rPr>
        <w:t>Je</w:t>
      </w:r>
      <w:proofErr w:type="spellEnd"/>
      <w:r w:rsidRPr="00926B9F">
        <w:rPr>
          <w:lang w:val="en-US"/>
        </w:rPr>
        <w:t xml:space="preserve"> ne </w:t>
      </w:r>
      <w:proofErr w:type="spellStart"/>
      <w:r w:rsidRPr="00926B9F">
        <w:rPr>
          <w:lang w:val="en-US"/>
        </w:rPr>
        <w:t>sais</w:t>
      </w:r>
      <w:proofErr w:type="spellEnd"/>
      <w:r w:rsidRPr="00926B9F">
        <w:rPr>
          <w:lang w:val="en-US"/>
        </w:rPr>
        <w:t xml:space="preserve"> pas </w:t>
      </w:r>
      <w:proofErr w:type="spellStart"/>
      <w:r w:rsidRPr="00926B9F">
        <w:rPr>
          <w:lang w:val="en-US"/>
        </w:rPr>
        <w:t>si</w:t>
      </w:r>
      <w:proofErr w:type="spellEnd"/>
      <w:r w:rsidRPr="00926B9F">
        <w:rPr>
          <w:lang w:val="en-US"/>
        </w:rPr>
        <w:t xml:space="preserve"> on </w:t>
      </w:r>
      <w:proofErr w:type="spellStart"/>
      <w:r w:rsidRPr="00926B9F">
        <w:rPr>
          <w:lang w:val="en-US"/>
        </w:rPr>
        <w:t>devrait</w:t>
      </w:r>
      <w:proofErr w:type="spellEnd"/>
      <w:r w:rsidRPr="00926B9F">
        <w:rPr>
          <w:lang w:val="en-US"/>
        </w:rPr>
        <w:t xml:space="preserve"> dire mimicry ring </w:t>
      </w:r>
      <w:proofErr w:type="spellStart"/>
      <w:r w:rsidRPr="00926B9F">
        <w:rPr>
          <w:lang w:val="en-US"/>
        </w:rPr>
        <w:t>partout</w:t>
      </w:r>
      <w:proofErr w:type="spellEnd"/>
      <w:r w:rsidRPr="00926B9F">
        <w:rPr>
          <w:lang w:val="en-US"/>
        </w:rPr>
        <w:t xml:space="preserve">, </w:t>
      </w:r>
      <w:proofErr w:type="spellStart"/>
      <w:r w:rsidRPr="00926B9F">
        <w:rPr>
          <w:lang w:val="en-US"/>
        </w:rPr>
        <w:t>ou</w:t>
      </w:r>
      <w:proofErr w:type="spellEnd"/>
      <w:r w:rsidRPr="00926B9F">
        <w:rPr>
          <w:lang w:val="en-US"/>
        </w:rPr>
        <w:t xml:space="preserve"> </w:t>
      </w:r>
      <w:proofErr w:type="spellStart"/>
      <w:r w:rsidRPr="00926B9F">
        <w:rPr>
          <w:lang w:val="en-US"/>
        </w:rPr>
        <w:t>laisser</w:t>
      </w:r>
      <w:proofErr w:type="spellEnd"/>
      <w:r w:rsidRPr="00926B9F">
        <w:rPr>
          <w:lang w:val="en-US"/>
        </w:rPr>
        <w:t xml:space="preserve"> les </w:t>
      </w:r>
      <w:proofErr w:type="spellStart"/>
      <w:r w:rsidRPr="00926B9F">
        <w:rPr>
          <w:lang w:val="en-US"/>
        </w:rPr>
        <w:t>deux</w:t>
      </w:r>
      <w:proofErr w:type="spellEnd"/>
      <w:r w:rsidRPr="00926B9F">
        <w:rPr>
          <w:lang w:val="en-US"/>
        </w:rPr>
        <w:t xml:space="preserve"> designations.</w:t>
      </w:r>
    </w:p>
  </w:comment>
  <w:comment w:id="71" w:author="Marianne" w:date="2021-08-07T22:20:00Z" w:initials="M">
    <w:p w14:paraId="0BF887CB" w14:textId="77777777" w:rsidR="00287055" w:rsidRDefault="00287055" w:rsidP="009F761E">
      <w:pPr>
        <w:autoSpaceDE w:val="0"/>
        <w:autoSpaceDN w:val="0"/>
        <w:adjustRightInd w:val="0"/>
        <w:rPr>
          <w:rFonts w:ascii="AdvMINION-R" w:eastAsiaTheme="minorHAnsi" w:hAnsi="AdvMINION-R" w:cs="AdvMINION-R"/>
          <w:sz w:val="18"/>
          <w:szCs w:val="18"/>
          <w:lang w:val="en-US"/>
        </w:rPr>
      </w:pPr>
      <w:r>
        <w:rPr>
          <w:rStyle w:val="CommentReference"/>
        </w:rPr>
        <w:annotationRef/>
      </w:r>
      <w:proofErr w:type="spellStart"/>
      <w:r>
        <w:rPr>
          <w:rFonts w:ascii="AdvMINION-R" w:eastAsiaTheme="minorHAnsi" w:hAnsi="AdvMINION-R" w:cs="AdvMINION-R"/>
          <w:sz w:val="18"/>
          <w:szCs w:val="18"/>
          <w:lang w:val="en-US"/>
        </w:rPr>
        <w:t>Pagel</w:t>
      </w:r>
      <w:proofErr w:type="spellEnd"/>
      <w:r>
        <w:rPr>
          <w:rFonts w:ascii="AdvMINION-R" w:eastAsiaTheme="minorHAnsi" w:hAnsi="AdvMINION-R" w:cs="AdvMINION-R"/>
          <w:sz w:val="18"/>
          <w:szCs w:val="18"/>
          <w:lang w:val="en-US"/>
        </w:rPr>
        <w:t>, M., Meade, A. &amp; Barker, D. (2004) Bayesian estimation</w:t>
      </w:r>
    </w:p>
    <w:p w14:paraId="587E3D07" w14:textId="77777777" w:rsidR="00287055" w:rsidRDefault="00287055" w:rsidP="009F761E">
      <w:pPr>
        <w:autoSpaceDE w:val="0"/>
        <w:autoSpaceDN w:val="0"/>
        <w:adjustRightInd w:val="0"/>
        <w:rPr>
          <w:rFonts w:ascii="AdvMINION-I" w:eastAsiaTheme="minorHAnsi" w:hAnsi="AdvMINION-I" w:cs="AdvMINION-I"/>
          <w:sz w:val="18"/>
          <w:szCs w:val="18"/>
          <w:lang w:val="en-US"/>
        </w:rPr>
      </w:pPr>
      <w:r>
        <w:rPr>
          <w:rFonts w:ascii="AdvMINION-R" w:eastAsiaTheme="minorHAnsi" w:hAnsi="AdvMINION-R" w:cs="AdvMINION-R"/>
          <w:sz w:val="18"/>
          <w:szCs w:val="18"/>
          <w:lang w:val="en-US"/>
        </w:rPr>
        <w:t xml:space="preserve">of ancestral character states on phylogenies. </w:t>
      </w:r>
      <w:r>
        <w:rPr>
          <w:rFonts w:ascii="AdvMINION-I" w:eastAsiaTheme="minorHAnsi" w:hAnsi="AdvMINION-I" w:cs="AdvMINION-I"/>
          <w:sz w:val="18"/>
          <w:szCs w:val="18"/>
          <w:lang w:val="en-US"/>
        </w:rPr>
        <w:t>Systematic</w:t>
      </w:r>
    </w:p>
    <w:p w14:paraId="2F885E93" w14:textId="7DF81DEA" w:rsidR="00287055" w:rsidRPr="00926B9F" w:rsidRDefault="00287055" w:rsidP="009F761E">
      <w:pPr>
        <w:pStyle w:val="CommentText"/>
        <w:rPr>
          <w:lang w:val="en-US"/>
        </w:rPr>
      </w:pPr>
      <w:r>
        <w:rPr>
          <w:rFonts w:ascii="AdvMINION-I" w:eastAsiaTheme="minorHAnsi" w:hAnsi="AdvMINION-I" w:cs="AdvMINION-I"/>
          <w:sz w:val="18"/>
          <w:szCs w:val="18"/>
          <w:lang w:val="en-US"/>
        </w:rPr>
        <w:t>Biology</w:t>
      </w:r>
      <w:r>
        <w:rPr>
          <w:rFonts w:ascii="AdvMINION-R" w:eastAsiaTheme="minorHAnsi" w:hAnsi="AdvMINION-R" w:cs="AdvMINION-R"/>
          <w:sz w:val="18"/>
          <w:szCs w:val="18"/>
          <w:lang w:val="en-US"/>
        </w:rPr>
        <w:t xml:space="preserve">, </w:t>
      </w:r>
      <w:r>
        <w:rPr>
          <w:rFonts w:ascii="AdvMINION-B" w:eastAsiaTheme="minorHAnsi" w:hAnsi="AdvMINION-B" w:cs="AdvMINION-B"/>
          <w:sz w:val="18"/>
          <w:szCs w:val="18"/>
          <w:lang w:val="en-US"/>
        </w:rPr>
        <w:t>53</w:t>
      </w:r>
      <w:r>
        <w:rPr>
          <w:rFonts w:ascii="AdvMINION-R" w:eastAsiaTheme="minorHAnsi" w:hAnsi="AdvMINION-R" w:cs="AdvMINION-R"/>
          <w:sz w:val="18"/>
          <w:szCs w:val="18"/>
          <w:lang w:val="en-US"/>
        </w:rPr>
        <w:t>, 673</w:t>
      </w:r>
      <w:r>
        <w:rPr>
          <w:rFonts w:ascii="AdvTTec369687+20" w:eastAsiaTheme="minorHAnsi" w:hAnsi="AdvTTec369687+20" w:cs="AdvTTec369687+20"/>
          <w:sz w:val="18"/>
          <w:szCs w:val="18"/>
          <w:lang w:val="en-US"/>
        </w:rPr>
        <w:t>–</w:t>
      </w:r>
      <w:r>
        <w:rPr>
          <w:rFonts w:ascii="AdvMINION-R" w:eastAsiaTheme="minorHAnsi" w:hAnsi="AdvMINION-R" w:cs="AdvMINION-R"/>
          <w:sz w:val="18"/>
          <w:szCs w:val="18"/>
          <w:lang w:val="en-US"/>
        </w:rPr>
        <w:t>684.</w:t>
      </w:r>
    </w:p>
  </w:comment>
  <w:comment w:id="76" w:author="Marianne" w:date="2021-08-07T22:23:00Z" w:initials="M">
    <w:p w14:paraId="2BE969C4" w14:textId="77777777" w:rsidR="00287055" w:rsidRPr="003458F0" w:rsidRDefault="00287055" w:rsidP="00C93387">
      <w:pPr>
        <w:spacing w:line="360" w:lineRule="auto"/>
        <w:rPr>
          <w:rFonts w:ascii="Times" w:hAnsi="Times"/>
          <w:lang w:val="fr-FR"/>
        </w:rPr>
      </w:pPr>
      <w:r>
        <w:rPr>
          <w:rStyle w:val="CommentReference"/>
        </w:rPr>
        <w:annotationRef/>
      </w:r>
      <w:proofErr w:type="spellStart"/>
      <w:r w:rsidRPr="00926B9F">
        <w:rPr>
          <w:sz w:val="22"/>
          <w:szCs w:val="22"/>
          <w:lang w:val="en-US"/>
        </w:rPr>
        <w:t>Pagel</w:t>
      </w:r>
      <w:proofErr w:type="spellEnd"/>
      <w:r w:rsidRPr="00926B9F">
        <w:rPr>
          <w:sz w:val="22"/>
          <w:szCs w:val="22"/>
          <w:lang w:val="en-US"/>
        </w:rPr>
        <w:t xml:space="preserve">, M. (1999). "Inferring the historical patterns of biological evolution." Nature </w:t>
      </w:r>
      <w:r w:rsidRPr="00926B9F">
        <w:rPr>
          <w:b/>
          <w:bCs/>
          <w:sz w:val="22"/>
          <w:szCs w:val="22"/>
          <w:lang w:val="en-US"/>
        </w:rPr>
        <w:t>401</w:t>
      </w:r>
      <w:r w:rsidRPr="00926B9F">
        <w:rPr>
          <w:sz w:val="22"/>
          <w:szCs w:val="22"/>
          <w:lang w:val="en-US"/>
        </w:rPr>
        <w:t>(6756): 877-884.</w:t>
      </w:r>
    </w:p>
    <w:p w14:paraId="35ED676A" w14:textId="6FA51A28" w:rsidR="00287055" w:rsidRPr="00926B9F" w:rsidRDefault="00287055">
      <w:pPr>
        <w:pStyle w:val="CommentText"/>
        <w:rPr>
          <w:lang w:val="en-US"/>
        </w:rPr>
      </w:pPr>
    </w:p>
  </w:comment>
  <w:comment w:id="144" w:author="Marianne" w:date="2021-08-07T22:43:00Z" w:initials="M">
    <w:p w14:paraId="36BC67DB" w14:textId="6A98A444" w:rsidR="00287055" w:rsidRPr="00926B9F" w:rsidRDefault="00287055">
      <w:pPr>
        <w:pStyle w:val="CommentText"/>
        <w:rPr>
          <w:lang w:val="en-US"/>
        </w:rPr>
      </w:pPr>
      <w:r>
        <w:rPr>
          <w:rStyle w:val="CommentReference"/>
        </w:rPr>
        <w:annotationRef/>
      </w:r>
      <w:proofErr w:type="spellStart"/>
      <w:r w:rsidRPr="00926B9F">
        <w:rPr>
          <w:lang w:val="en-US"/>
        </w:rPr>
        <w:t>Je</w:t>
      </w:r>
      <w:proofErr w:type="spellEnd"/>
      <w:r w:rsidRPr="00926B9F">
        <w:rPr>
          <w:lang w:val="en-US"/>
        </w:rPr>
        <w:t xml:space="preserve"> ne </w:t>
      </w:r>
      <w:proofErr w:type="spellStart"/>
      <w:r w:rsidRPr="00926B9F">
        <w:rPr>
          <w:lang w:val="en-US"/>
        </w:rPr>
        <w:t>suis</w:t>
      </w:r>
      <w:proofErr w:type="spellEnd"/>
      <w:r w:rsidRPr="00926B9F">
        <w:rPr>
          <w:lang w:val="en-US"/>
        </w:rPr>
        <w:t xml:space="preserve"> pas </w:t>
      </w:r>
      <w:proofErr w:type="spellStart"/>
      <w:r w:rsidRPr="00926B9F">
        <w:rPr>
          <w:lang w:val="en-US"/>
        </w:rPr>
        <w:t>sûre</w:t>
      </w:r>
      <w:proofErr w:type="spellEnd"/>
      <w:r w:rsidRPr="00926B9F">
        <w:rPr>
          <w:lang w:val="en-US"/>
        </w:rPr>
        <w:t xml:space="preserve"> </w:t>
      </w:r>
      <w:proofErr w:type="spellStart"/>
      <w:r w:rsidRPr="00926B9F">
        <w:rPr>
          <w:lang w:val="en-US"/>
        </w:rPr>
        <w:t>d’avoir</w:t>
      </w:r>
      <w:proofErr w:type="spellEnd"/>
      <w:r w:rsidRPr="00926B9F">
        <w:rPr>
          <w:lang w:val="en-US"/>
        </w:rPr>
        <w:t xml:space="preserve"> </w:t>
      </w:r>
      <w:proofErr w:type="spellStart"/>
      <w:r w:rsidRPr="00926B9F">
        <w:rPr>
          <w:lang w:val="en-US"/>
        </w:rPr>
        <w:t>bien</w:t>
      </w:r>
      <w:proofErr w:type="spellEnd"/>
      <w:r w:rsidRPr="00926B9F">
        <w:rPr>
          <w:lang w:val="en-US"/>
        </w:rPr>
        <w:t xml:space="preserve"> </w:t>
      </w:r>
      <w:proofErr w:type="spellStart"/>
      <w:r w:rsidRPr="00926B9F">
        <w:rPr>
          <w:lang w:val="en-US"/>
        </w:rPr>
        <w:t>compris</w:t>
      </w:r>
      <w:proofErr w:type="spellEnd"/>
      <w:r w:rsidRPr="00926B9F">
        <w:rPr>
          <w:lang w:val="en-US"/>
        </w:rPr>
        <w:t xml:space="preserve">, </w:t>
      </w:r>
      <w:proofErr w:type="spellStart"/>
      <w:r w:rsidRPr="00926B9F">
        <w:rPr>
          <w:lang w:val="en-US"/>
        </w:rPr>
        <w:t>mais</w:t>
      </w:r>
      <w:proofErr w:type="spellEnd"/>
      <w:r w:rsidRPr="00926B9F">
        <w:rPr>
          <w:lang w:val="en-US"/>
        </w:rPr>
        <w:t xml:space="preserve"> pour plus de </w:t>
      </w:r>
      <w:proofErr w:type="spellStart"/>
      <w:r w:rsidRPr="00926B9F">
        <w:rPr>
          <w:lang w:val="en-US"/>
        </w:rPr>
        <w:t>clarté</w:t>
      </w:r>
      <w:proofErr w:type="spellEnd"/>
      <w:r w:rsidRPr="00926B9F">
        <w:rPr>
          <w:lang w:val="en-US"/>
        </w:rPr>
        <w:t xml:space="preserve"> </w:t>
      </w:r>
      <w:proofErr w:type="spellStart"/>
      <w:r w:rsidRPr="00926B9F">
        <w:rPr>
          <w:lang w:val="en-US"/>
        </w:rPr>
        <w:t>il</w:t>
      </w:r>
      <w:proofErr w:type="spellEnd"/>
      <w:r w:rsidRPr="00926B9F">
        <w:rPr>
          <w:lang w:val="en-US"/>
        </w:rPr>
        <w:t xml:space="preserve"> me </w:t>
      </w:r>
      <w:proofErr w:type="spellStart"/>
      <w:r w:rsidRPr="00926B9F">
        <w:rPr>
          <w:lang w:val="en-US"/>
        </w:rPr>
        <w:t>semble</w:t>
      </w:r>
      <w:proofErr w:type="spellEnd"/>
      <w:r w:rsidRPr="00926B9F">
        <w:rPr>
          <w:lang w:val="en-US"/>
        </w:rPr>
        <w:t xml:space="preserve"> </w:t>
      </w:r>
      <w:proofErr w:type="spellStart"/>
      <w:r w:rsidRPr="00926B9F">
        <w:rPr>
          <w:lang w:val="en-US"/>
        </w:rPr>
        <w:t>qu’il</w:t>
      </w:r>
      <w:proofErr w:type="spellEnd"/>
      <w:r w:rsidRPr="00926B9F">
        <w:rPr>
          <w:lang w:val="en-US"/>
        </w:rPr>
        <w:t xml:space="preserve"> </w:t>
      </w:r>
      <w:proofErr w:type="spellStart"/>
      <w:r w:rsidRPr="00926B9F">
        <w:rPr>
          <w:lang w:val="en-US"/>
        </w:rPr>
        <w:t>faudrait</w:t>
      </w:r>
      <w:proofErr w:type="spellEnd"/>
      <w:r w:rsidRPr="00926B9F">
        <w:rPr>
          <w:lang w:val="en-US"/>
        </w:rPr>
        <w:t xml:space="preserve"> </w:t>
      </w:r>
      <w:proofErr w:type="spellStart"/>
      <w:r w:rsidRPr="00926B9F">
        <w:rPr>
          <w:lang w:val="en-US"/>
        </w:rPr>
        <w:t>présenter</w:t>
      </w:r>
      <w:proofErr w:type="spellEnd"/>
      <w:r w:rsidRPr="00926B9F">
        <w:rPr>
          <w:lang w:val="en-US"/>
        </w:rPr>
        <w:t xml:space="preserve"> </w:t>
      </w:r>
      <w:proofErr w:type="spellStart"/>
      <w:r w:rsidRPr="00926B9F">
        <w:rPr>
          <w:lang w:val="en-US"/>
        </w:rPr>
        <w:t>ça</w:t>
      </w:r>
      <w:proofErr w:type="spellEnd"/>
      <w:r w:rsidRPr="00926B9F">
        <w:rPr>
          <w:lang w:val="en-US"/>
        </w:rPr>
        <w:t xml:space="preserve"> à </w:t>
      </w:r>
      <w:proofErr w:type="spellStart"/>
      <w:r w:rsidRPr="00926B9F">
        <w:rPr>
          <w:lang w:val="en-US"/>
        </w:rPr>
        <w:t>l’envers</w:t>
      </w:r>
      <w:proofErr w:type="spellEnd"/>
      <w:r w:rsidRPr="00926B9F">
        <w:rPr>
          <w:lang w:val="en-US"/>
        </w:rPr>
        <w:t xml:space="preserve">: to estimate a rate of color pattern shift through time, we divided </w:t>
      </w:r>
      <w:r w:rsidRPr="00A9290E">
        <w:rPr>
          <w:rFonts w:ascii="Times" w:hAnsi="Times"/>
          <w:lang w:val="en-US"/>
        </w:rPr>
        <w:t>the number of shifts through time</w:t>
      </w:r>
      <w:r>
        <w:rPr>
          <w:rFonts w:ascii="Times" w:hAnsi="Times"/>
          <w:lang w:val="en-US"/>
        </w:rPr>
        <w:t>, obtained</w:t>
      </w:r>
      <w:r w:rsidRPr="00A9290E">
        <w:rPr>
          <w:rFonts w:ascii="Times" w:hAnsi="Times"/>
          <w:lang w:val="en-US"/>
        </w:rPr>
        <w:t xml:space="preserve"> by counting the number of shifts </w:t>
      </w:r>
      <w:r>
        <w:rPr>
          <w:rFonts w:ascii="Times" w:hAnsi="Times"/>
          <w:lang w:val="en-US"/>
        </w:rPr>
        <w:t>occurring</w:t>
      </w:r>
      <w:r w:rsidRPr="00A9290E">
        <w:rPr>
          <w:rFonts w:ascii="Times" w:hAnsi="Times"/>
          <w:lang w:val="en-US"/>
        </w:rPr>
        <w:t xml:space="preserve"> in 3 My sliding time windows</w:t>
      </w:r>
      <w:r>
        <w:rPr>
          <w:rFonts w:ascii="Times" w:hAnsi="Times"/>
          <w:lang w:val="en-US"/>
        </w:rPr>
        <w:t xml:space="preserve">, by </w:t>
      </w:r>
      <w:r w:rsidRPr="00A9290E">
        <w:rPr>
          <w:rFonts w:ascii="Times" w:hAnsi="Times"/>
          <w:lang w:val="en-US"/>
        </w:rPr>
        <w:t>the sum of branch lengths during that time slice</w:t>
      </w:r>
      <w:r>
        <w:rPr>
          <w:rFonts w:ascii="Times" w:hAnsi="Times"/>
          <w:lang w:val="en-US"/>
        </w:rPr>
        <w:t>.</w:t>
      </w:r>
    </w:p>
  </w:comment>
  <w:comment w:id="155" w:author="Marianne" w:date="2021-08-10T00:20:00Z" w:initials="M">
    <w:p w14:paraId="658C250B" w14:textId="5EE07216" w:rsidR="00790380" w:rsidRDefault="00790380">
      <w:pPr>
        <w:pStyle w:val="CommentText"/>
      </w:pPr>
      <w:r>
        <w:rPr>
          <w:rStyle w:val="CommentReference"/>
        </w:rPr>
        <w:annotationRef/>
      </w:r>
      <w:proofErr w:type="spellStart"/>
      <w:r>
        <w:t>Pas</w:t>
      </w:r>
      <w:proofErr w:type="spellEnd"/>
      <w:r>
        <w:t xml:space="preserve"> </w:t>
      </w:r>
      <w:proofErr w:type="spellStart"/>
      <w:r>
        <w:t>utilisé</w:t>
      </w:r>
      <w:proofErr w:type="spellEnd"/>
      <w:r>
        <w:t xml:space="preserve"> dans les analyses</w:t>
      </w:r>
    </w:p>
  </w:comment>
  <w:comment w:id="164" w:author="Marianne" w:date="2021-08-07T23:03:00Z" w:initials="M">
    <w:p w14:paraId="0B63F2D7" w14:textId="7F1F8CE2" w:rsidR="00287055" w:rsidRDefault="00287055">
      <w:pPr>
        <w:pStyle w:val="CommentText"/>
      </w:pPr>
      <w:r>
        <w:rPr>
          <w:rStyle w:val="CommentReference"/>
        </w:rPr>
        <w:annotationRef/>
      </w:r>
      <w:r>
        <w:t>Pas présentée dans l’intro?</w:t>
      </w:r>
    </w:p>
  </w:comment>
  <w:comment w:id="167" w:author="Marianne" w:date="2021-08-07T23:05:00Z" w:initials="M">
    <w:p w14:paraId="07377094" w14:textId="072A5598" w:rsidR="00287055" w:rsidRPr="00926B9F" w:rsidRDefault="00287055">
      <w:pPr>
        <w:pStyle w:val="CommentText"/>
        <w:rPr>
          <w:lang w:val="en-US"/>
        </w:rPr>
      </w:pPr>
      <w:r>
        <w:rPr>
          <w:rStyle w:val="CommentReference"/>
        </w:rPr>
        <w:annotationRef/>
      </w:r>
      <w:r w:rsidRPr="00926B9F">
        <w:rPr>
          <w:lang w:val="en-US"/>
        </w:rPr>
        <w:t xml:space="preserve">Donner la ref et </w:t>
      </w:r>
      <w:proofErr w:type="spellStart"/>
      <w:r w:rsidRPr="00926B9F">
        <w:rPr>
          <w:lang w:val="en-US"/>
        </w:rPr>
        <w:t>expliquer</w:t>
      </w:r>
      <w:proofErr w:type="spellEnd"/>
      <w:r w:rsidRPr="00926B9F">
        <w:rPr>
          <w:lang w:val="en-US"/>
        </w:rPr>
        <w:t xml:space="preserve"> </w:t>
      </w:r>
      <w:proofErr w:type="spellStart"/>
      <w:r w:rsidRPr="00926B9F">
        <w:rPr>
          <w:lang w:val="en-US"/>
        </w:rPr>
        <w:t>brièvement</w:t>
      </w:r>
      <w:proofErr w:type="spellEnd"/>
      <w:r w:rsidRPr="00926B9F">
        <w:rPr>
          <w:lang w:val="en-US"/>
        </w:rPr>
        <w:t xml:space="preserve"> comment </w:t>
      </w:r>
      <w:proofErr w:type="spellStart"/>
      <w:r w:rsidRPr="00926B9F">
        <w:rPr>
          <w:lang w:val="en-US"/>
        </w:rPr>
        <w:t>c’est</w:t>
      </w:r>
      <w:proofErr w:type="spellEnd"/>
      <w:r w:rsidRPr="00926B9F">
        <w:rPr>
          <w:lang w:val="en-US"/>
        </w:rPr>
        <w:t xml:space="preserve"> </w:t>
      </w:r>
      <w:proofErr w:type="spellStart"/>
      <w:r w:rsidRPr="00926B9F">
        <w:rPr>
          <w:lang w:val="en-US"/>
        </w:rPr>
        <w:t>calculé</w:t>
      </w:r>
      <w:proofErr w:type="spellEnd"/>
    </w:p>
    <w:p w14:paraId="2ACEEF76" w14:textId="551B0445" w:rsidR="00287055" w:rsidRPr="00926B9F" w:rsidRDefault="00287055">
      <w:pPr>
        <w:pStyle w:val="CommentText"/>
        <w:rPr>
          <w:lang w:val="en-US"/>
        </w:rPr>
      </w:pPr>
      <w:r w:rsidRPr="00926B9F">
        <w:rPr>
          <w:lang w:val="en-US"/>
        </w:rPr>
        <w:t xml:space="preserve">Idem pour DR, </w:t>
      </w:r>
      <w:proofErr w:type="spellStart"/>
      <w:r w:rsidRPr="00926B9F">
        <w:rPr>
          <w:lang w:val="en-US"/>
        </w:rPr>
        <w:t>une</w:t>
      </w:r>
      <w:proofErr w:type="spellEnd"/>
      <w:r w:rsidRPr="00926B9F">
        <w:rPr>
          <w:lang w:val="en-US"/>
        </w:rPr>
        <w:t xml:space="preserve"> ref qui </w:t>
      </w:r>
      <w:proofErr w:type="spellStart"/>
      <w:r w:rsidRPr="00926B9F">
        <w:rPr>
          <w:lang w:val="en-US"/>
        </w:rPr>
        <w:t>justifie</w:t>
      </w:r>
      <w:proofErr w:type="spellEnd"/>
      <w:r w:rsidRPr="00926B9F">
        <w:rPr>
          <w:lang w:val="en-US"/>
        </w:rPr>
        <w:t xml:space="preserve"> que </w:t>
      </w:r>
      <w:proofErr w:type="spellStart"/>
      <w:r w:rsidRPr="00926B9F">
        <w:rPr>
          <w:lang w:val="en-US"/>
        </w:rPr>
        <w:t>c’est</w:t>
      </w:r>
      <w:proofErr w:type="spellEnd"/>
      <w:r w:rsidRPr="00926B9F">
        <w:rPr>
          <w:lang w:val="en-US"/>
        </w:rPr>
        <w:t xml:space="preserve"> un good estimator of speciation rate.</w:t>
      </w:r>
    </w:p>
  </w:comment>
  <w:comment w:id="170" w:author="Marianne" w:date="2021-08-08T10:15:00Z" w:initials="M">
    <w:p w14:paraId="7CFF685F" w14:textId="2EFA5EEF" w:rsidR="00287055" w:rsidRPr="00926B9F" w:rsidRDefault="00287055">
      <w:pPr>
        <w:pStyle w:val="CommentText"/>
        <w:rPr>
          <w:lang w:val="en-US"/>
        </w:rPr>
      </w:pPr>
      <w:r>
        <w:rPr>
          <w:rStyle w:val="CommentReference"/>
        </w:rPr>
        <w:annotationRef/>
      </w:r>
      <w:proofErr w:type="spellStart"/>
      <w:r w:rsidRPr="00926B9F">
        <w:rPr>
          <w:lang w:val="en-US"/>
        </w:rPr>
        <w:t>Mais</w:t>
      </w:r>
      <w:proofErr w:type="spellEnd"/>
      <w:r w:rsidRPr="00926B9F">
        <w:rPr>
          <w:lang w:val="en-US"/>
        </w:rPr>
        <w:t xml:space="preserve"> </w:t>
      </w:r>
      <w:proofErr w:type="spellStart"/>
      <w:r w:rsidRPr="00926B9F">
        <w:rPr>
          <w:lang w:val="en-US"/>
        </w:rPr>
        <w:t>c’est</w:t>
      </w:r>
      <w:proofErr w:type="spellEnd"/>
      <w:r w:rsidRPr="00926B9F">
        <w:rPr>
          <w:lang w:val="en-US"/>
        </w:rPr>
        <w:t xml:space="preserve"> </w:t>
      </w:r>
      <w:proofErr w:type="spellStart"/>
      <w:r w:rsidRPr="00926B9F">
        <w:rPr>
          <w:lang w:val="en-US"/>
        </w:rPr>
        <w:t>inclu</w:t>
      </w:r>
      <w:proofErr w:type="spellEnd"/>
      <w:r w:rsidRPr="00926B9F">
        <w:rPr>
          <w:lang w:val="en-US"/>
        </w:rPr>
        <w:t xml:space="preserve"> </w:t>
      </w:r>
      <w:proofErr w:type="spellStart"/>
      <w:r w:rsidRPr="00926B9F">
        <w:rPr>
          <w:lang w:val="en-US"/>
        </w:rPr>
        <w:t>dans</w:t>
      </w:r>
      <w:proofErr w:type="spellEnd"/>
      <w:r w:rsidRPr="00926B9F">
        <w:rPr>
          <w:lang w:val="en-US"/>
        </w:rPr>
        <w:t xml:space="preserve"> la proposition </w:t>
      </w:r>
      <w:proofErr w:type="spellStart"/>
      <w:r w:rsidRPr="00926B9F">
        <w:rPr>
          <w:lang w:val="en-US"/>
        </w:rPr>
        <w:t>précédente</w:t>
      </w:r>
      <w:proofErr w:type="spellEnd"/>
      <w:r w:rsidRPr="00926B9F">
        <w:rPr>
          <w:lang w:val="en-US"/>
        </w:rPr>
        <w:t xml:space="preserve">, non? </w:t>
      </w:r>
    </w:p>
  </w:comment>
  <w:comment w:id="171" w:author="Marianne" w:date="2021-08-10T00:11:00Z" w:initials="M">
    <w:p w14:paraId="4A707838" w14:textId="2C7F1709" w:rsidR="009A66C5" w:rsidRPr="00926B9F" w:rsidRDefault="009A66C5">
      <w:pPr>
        <w:pStyle w:val="CommentText"/>
        <w:rPr>
          <w:lang w:val="en-US"/>
        </w:rPr>
      </w:pPr>
      <w:r>
        <w:rPr>
          <w:rStyle w:val="CommentReference"/>
        </w:rPr>
        <w:annotationRef/>
      </w:r>
      <w:proofErr w:type="spellStart"/>
      <w:r w:rsidRPr="00926B9F">
        <w:rPr>
          <w:lang w:val="en-US"/>
        </w:rPr>
        <w:t>C’est</w:t>
      </w:r>
      <w:proofErr w:type="spellEnd"/>
      <w:r w:rsidRPr="00926B9F">
        <w:rPr>
          <w:lang w:val="en-US"/>
        </w:rPr>
        <w:t xml:space="preserve"> la </w:t>
      </w:r>
      <w:proofErr w:type="spellStart"/>
      <w:r w:rsidRPr="00926B9F">
        <w:rPr>
          <w:lang w:val="en-US"/>
        </w:rPr>
        <w:t>même</w:t>
      </w:r>
      <w:proofErr w:type="spellEnd"/>
      <w:r w:rsidRPr="00926B9F">
        <w:rPr>
          <w:lang w:val="en-US"/>
        </w:rPr>
        <w:t xml:space="preserve"> chose que le path analysis? Il </w:t>
      </w:r>
      <w:proofErr w:type="spellStart"/>
      <w:r w:rsidRPr="00926B9F">
        <w:rPr>
          <w:lang w:val="en-US"/>
        </w:rPr>
        <w:t>faut</w:t>
      </w:r>
      <w:proofErr w:type="spellEnd"/>
      <w:r w:rsidRPr="00926B9F">
        <w:rPr>
          <w:lang w:val="en-US"/>
        </w:rPr>
        <w:t xml:space="preserve"> donner plus de </w:t>
      </w:r>
      <w:proofErr w:type="spellStart"/>
      <w:r w:rsidRPr="00926B9F">
        <w:rPr>
          <w:lang w:val="en-US"/>
        </w:rPr>
        <w:t>détails</w:t>
      </w:r>
      <w:proofErr w:type="spellEnd"/>
      <w:r w:rsidRPr="00926B9F">
        <w:rPr>
          <w:lang w:val="en-US"/>
        </w:rPr>
        <w:t xml:space="preserve"> </w:t>
      </w:r>
      <w:proofErr w:type="spellStart"/>
      <w:r w:rsidRPr="00926B9F">
        <w:rPr>
          <w:lang w:val="en-US"/>
        </w:rPr>
        <w:t>méthodos</w:t>
      </w:r>
      <w:proofErr w:type="spellEnd"/>
    </w:p>
  </w:comment>
  <w:comment w:id="172" w:author="Marianne" w:date="2021-08-10T00:12:00Z" w:initials="M">
    <w:p w14:paraId="75E90CDA" w14:textId="52657E6E" w:rsidR="009A66C5" w:rsidRPr="00926B9F" w:rsidRDefault="009A66C5">
      <w:pPr>
        <w:pStyle w:val="CommentText"/>
        <w:rPr>
          <w:lang w:val="en-US"/>
        </w:rPr>
      </w:pPr>
      <w:r>
        <w:rPr>
          <w:rStyle w:val="CommentReference"/>
        </w:rPr>
        <w:annotationRef/>
      </w:r>
      <w:proofErr w:type="spellStart"/>
      <w:r w:rsidRPr="00926B9F">
        <w:rPr>
          <w:lang w:val="en-US"/>
        </w:rPr>
        <w:t>C’est</w:t>
      </w:r>
      <w:proofErr w:type="spellEnd"/>
      <w:r w:rsidRPr="00926B9F">
        <w:rPr>
          <w:lang w:val="en-US"/>
        </w:rPr>
        <w:t xml:space="preserve"> </w:t>
      </w:r>
      <w:proofErr w:type="spellStart"/>
      <w:r w:rsidRPr="00926B9F">
        <w:rPr>
          <w:lang w:val="en-US"/>
        </w:rPr>
        <w:t>classique</w:t>
      </w:r>
      <w:proofErr w:type="spellEnd"/>
      <w:r w:rsidRPr="00926B9F">
        <w:rPr>
          <w:lang w:val="en-US"/>
        </w:rPr>
        <w:t xml:space="preserve"> de faire </w:t>
      </w:r>
      <w:proofErr w:type="spellStart"/>
      <w:r w:rsidRPr="00926B9F">
        <w:rPr>
          <w:lang w:val="en-US"/>
        </w:rPr>
        <w:t>ça</w:t>
      </w:r>
      <w:proofErr w:type="spellEnd"/>
      <w:r w:rsidRPr="00926B9F">
        <w:rPr>
          <w:lang w:val="en-US"/>
        </w:rPr>
        <w:t>? Est-</w:t>
      </w:r>
      <w:proofErr w:type="spellStart"/>
      <w:r w:rsidRPr="00926B9F">
        <w:rPr>
          <w:lang w:val="en-US"/>
        </w:rPr>
        <w:t>ce</w:t>
      </w:r>
      <w:proofErr w:type="spellEnd"/>
      <w:r w:rsidRPr="00926B9F">
        <w:rPr>
          <w:lang w:val="en-US"/>
        </w:rPr>
        <w:t xml:space="preserve"> </w:t>
      </w:r>
      <w:proofErr w:type="spellStart"/>
      <w:r w:rsidRPr="00926B9F">
        <w:rPr>
          <w:lang w:val="en-US"/>
        </w:rPr>
        <w:t>qu’un</w:t>
      </w:r>
      <w:proofErr w:type="spellEnd"/>
      <w:r w:rsidRPr="00926B9F">
        <w:rPr>
          <w:lang w:val="en-US"/>
        </w:rPr>
        <w:t xml:space="preserve"> </w:t>
      </w:r>
      <w:proofErr w:type="spellStart"/>
      <w:r w:rsidRPr="00926B9F">
        <w:rPr>
          <w:lang w:val="en-US"/>
        </w:rPr>
        <w:t>modèle</w:t>
      </w:r>
      <w:proofErr w:type="spellEnd"/>
      <w:r w:rsidRPr="00926B9F">
        <w:rPr>
          <w:lang w:val="en-US"/>
        </w:rPr>
        <w:t xml:space="preserve"> </w:t>
      </w:r>
      <w:proofErr w:type="spellStart"/>
      <w:r w:rsidRPr="00926B9F">
        <w:rPr>
          <w:lang w:val="en-US"/>
        </w:rPr>
        <w:t>linéaire</w:t>
      </w:r>
      <w:proofErr w:type="spellEnd"/>
      <w:r w:rsidRPr="00926B9F">
        <w:rPr>
          <w:lang w:val="en-US"/>
        </w:rPr>
        <w:t xml:space="preserve"> ne </w:t>
      </w:r>
      <w:proofErr w:type="spellStart"/>
      <w:r w:rsidRPr="00926B9F">
        <w:rPr>
          <w:lang w:val="en-US"/>
        </w:rPr>
        <w:t>prend</w:t>
      </w:r>
      <w:proofErr w:type="spellEnd"/>
      <w:r w:rsidRPr="00926B9F">
        <w:rPr>
          <w:lang w:val="en-US"/>
        </w:rPr>
        <w:t xml:space="preserve"> pas déjà </w:t>
      </w:r>
      <w:proofErr w:type="spellStart"/>
      <w:r w:rsidRPr="00926B9F">
        <w:rPr>
          <w:lang w:val="en-US"/>
        </w:rPr>
        <w:t>en</w:t>
      </w:r>
      <w:proofErr w:type="spellEnd"/>
      <w:r w:rsidRPr="00926B9F">
        <w:rPr>
          <w:lang w:val="en-US"/>
        </w:rPr>
        <w:t xml:space="preserve"> </w:t>
      </w:r>
      <w:proofErr w:type="spellStart"/>
      <w:r w:rsidRPr="00926B9F">
        <w:rPr>
          <w:lang w:val="en-US"/>
        </w:rPr>
        <w:t>compte</w:t>
      </w:r>
      <w:proofErr w:type="spellEnd"/>
      <w:r w:rsidRPr="00926B9F">
        <w:rPr>
          <w:lang w:val="en-US"/>
        </w:rPr>
        <w:t xml:space="preserve"> les </w:t>
      </w:r>
      <w:proofErr w:type="spellStart"/>
      <w:r w:rsidRPr="00926B9F">
        <w:rPr>
          <w:lang w:val="en-US"/>
        </w:rPr>
        <w:t>corrélations</w:t>
      </w:r>
      <w:proofErr w:type="spellEnd"/>
      <w:r w:rsidRPr="00926B9F">
        <w:rPr>
          <w:lang w:val="en-US"/>
        </w:rPr>
        <w:t xml:space="preserve"> entre les </w:t>
      </w:r>
      <w:proofErr w:type="spellStart"/>
      <w:r w:rsidRPr="00926B9F">
        <w:rPr>
          <w:lang w:val="en-US"/>
        </w:rPr>
        <w:t>différentes</w:t>
      </w:r>
      <w:proofErr w:type="spellEnd"/>
      <w:r w:rsidRPr="00926B9F">
        <w:rPr>
          <w:lang w:val="en-US"/>
        </w:rPr>
        <w:t xml:space="preserve"> variables (à condition </w:t>
      </w:r>
      <w:proofErr w:type="spellStart"/>
      <w:r w:rsidRPr="00926B9F">
        <w:rPr>
          <w:lang w:val="en-US"/>
        </w:rPr>
        <w:t>d’explorer</w:t>
      </w:r>
      <w:proofErr w:type="spellEnd"/>
      <w:r w:rsidRPr="00926B9F">
        <w:rPr>
          <w:lang w:val="en-US"/>
        </w:rPr>
        <w:t xml:space="preserve"> </w:t>
      </w:r>
      <w:proofErr w:type="spellStart"/>
      <w:r w:rsidR="00790380" w:rsidRPr="00926B9F">
        <w:rPr>
          <w:lang w:val="en-US"/>
        </w:rPr>
        <w:t>tous</w:t>
      </w:r>
      <w:proofErr w:type="spellEnd"/>
      <w:r w:rsidR="00790380" w:rsidRPr="00926B9F">
        <w:rPr>
          <w:lang w:val="en-US"/>
        </w:rPr>
        <w:t xml:space="preserve"> les </w:t>
      </w:r>
      <w:proofErr w:type="spellStart"/>
      <w:r w:rsidR="00790380" w:rsidRPr="00926B9F">
        <w:rPr>
          <w:lang w:val="en-US"/>
        </w:rPr>
        <w:t>modèles</w:t>
      </w:r>
      <w:proofErr w:type="spellEnd"/>
      <w:r w:rsidR="00790380" w:rsidRPr="00926B9F">
        <w:rPr>
          <w:lang w:val="en-US"/>
        </w:rPr>
        <w:t xml:space="preserve"> </w:t>
      </w:r>
      <w:proofErr w:type="spellStart"/>
      <w:r w:rsidR="00790380" w:rsidRPr="00926B9F">
        <w:rPr>
          <w:lang w:val="en-US"/>
        </w:rPr>
        <w:t>possibles</w:t>
      </w:r>
      <w:proofErr w:type="spellEnd"/>
      <w:r w:rsidR="00790380" w:rsidRPr="00926B9F">
        <w:rPr>
          <w:lang w:val="en-US"/>
        </w:rPr>
        <w:t xml:space="preserve"> pour </w:t>
      </w:r>
      <w:proofErr w:type="spellStart"/>
      <w:r w:rsidR="00790380" w:rsidRPr="00926B9F">
        <w:rPr>
          <w:lang w:val="en-US"/>
        </w:rPr>
        <w:t>choisir</w:t>
      </w:r>
      <w:proofErr w:type="spellEnd"/>
      <w:r w:rsidR="00790380" w:rsidRPr="00926B9F">
        <w:rPr>
          <w:lang w:val="en-US"/>
        </w:rPr>
        <w:t xml:space="preserve"> le </w:t>
      </w:r>
      <w:proofErr w:type="spellStart"/>
      <w:r w:rsidR="00790380" w:rsidRPr="00926B9F">
        <w:rPr>
          <w:lang w:val="en-US"/>
        </w:rPr>
        <w:t>meilleur</w:t>
      </w:r>
      <w:proofErr w:type="spellEnd"/>
      <w:r w:rsidR="00790380" w:rsidRPr="00926B9F">
        <w:rPr>
          <w:lang w:val="en-US"/>
        </w:rPr>
        <w:t>)?</w:t>
      </w:r>
    </w:p>
  </w:comment>
  <w:comment w:id="174" w:author="Marianne" w:date="2021-08-09T17:30:00Z" w:initials="M">
    <w:p w14:paraId="4FC8ECA0" w14:textId="33CF7F24" w:rsidR="00287055" w:rsidRPr="00926B9F" w:rsidRDefault="00287055">
      <w:pPr>
        <w:pStyle w:val="CommentText"/>
        <w:rPr>
          <w:lang w:val="en-US"/>
        </w:rPr>
      </w:pPr>
      <w:r>
        <w:rPr>
          <w:rStyle w:val="CommentReference"/>
        </w:rPr>
        <w:annotationRef/>
      </w:r>
      <w:r w:rsidRPr="00926B9F">
        <w:rPr>
          <w:lang w:val="en-US"/>
        </w:rPr>
        <w:t xml:space="preserve">À </w:t>
      </w:r>
      <w:proofErr w:type="spellStart"/>
      <w:r w:rsidRPr="00926B9F">
        <w:rPr>
          <w:lang w:val="en-US"/>
        </w:rPr>
        <w:t>organiser</w:t>
      </w:r>
      <w:proofErr w:type="spellEnd"/>
      <w:r w:rsidRPr="00926B9F">
        <w:rPr>
          <w:lang w:val="en-US"/>
        </w:rPr>
        <w:t xml:space="preserve"> par </w:t>
      </w:r>
      <w:proofErr w:type="spellStart"/>
      <w:r w:rsidRPr="00926B9F">
        <w:rPr>
          <w:lang w:val="en-US"/>
        </w:rPr>
        <w:t>thèmes</w:t>
      </w:r>
      <w:proofErr w:type="spellEnd"/>
    </w:p>
  </w:comment>
  <w:comment w:id="187" w:author="Marianne" w:date="2021-08-09T18:14:00Z" w:initials="M">
    <w:p w14:paraId="5E0B36EC" w14:textId="0674D232" w:rsidR="00287055" w:rsidRPr="00926B9F" w:rsidRDefault="00287055">
      <w:pPr>
        <w:pStyle w:val="CommentText"/>
        <w:rPr>
          <w:lang w:val="en-US"/>
        </w:rPr>
      </w:pPr>
      <w:r>
        <w:rPr>
          <w:rStyle w:val="CommentReference"/>
        </w:rPr>
        <w:annotationRef/>
      </w:r>
      <w:r w:rsidRPr="00926B9F">
        <w:rPr>
          <w:lang w:val="en-US"/>
        </w:rPr>
        <w:t xml:space="preserve">Et </w:t>
      </w:r>
      <w:proofErr w:type="spellStart"/>
      <w:r w:rsidRPr="00926B9F">
        <w:rPr>
          <w:lang w:val="en-US"/>
        </w:rPr>
        <w:t>éventuellement</w:t>
      </w:r>
      <w:proofErr w:type="spellEnd"/>
      <w:r w:rsidRPr="00926B9F">
        <w:rPr>
          <w:lang w:val="en-US"/>
        </w:rPr>
        <w:t xml:space="preserve"> la figure qui </w:t>
      </w:r>
      <w:proofErr w:type="spellStart"/>
      <w:r w:rsidRPr="00926B9F">
        <w:rPr>
          <w:lang w:val="en-US"/>
        </w:rPr>
        <w:t>présente</w:t>
      </w:r>
      <w:proofErr w:type="spellEnd"/>
      <w:r w:rsidRPr="00926B9F">
        <w:rPr>
          <w:lang w:val="en-US"/>
        </w:rPr>
        <w:t xml:space="preserve"> les color patterns avec indication de </w:t>
      </w:r>
      <w:proofErr w:type="spellStart"/>
      <w:r w:rsidRPr="00926B9F">
        <w:rPr>
          <w:lang w:val="en-US"/>
        </w:rPr>
        <w:t>leur</w:t>
      </w:r>
      <w:proofErr w:type="spellEnd"/>
      <w:r w:rsidRPr="00926B9F">
        <w:rPr>
          <w:lang w:val="en-US"/>
        </w:rPr>
        <w:t xml:space="preserve"> richesse </w:t>
      </w:r>
      <w:proofErr w:type="spellStart"/>
      <w:r w:rsidRPr="00926B9F">
        <w:rPr>
          <w:lang w:val="en-US"/>
        </w:rPr>
        <w:t>spécifique</w:t>
      </w:r>
      <w:proofErr w:type="spellEnd"/>
    </w:p>
  </w:comment>
  <w:comment w:id="195" w:author="Marianne" w:date="2021-08-09T23:38:00Z" w:initials="M">
    <w:p w14:paraId="6FC0D6BE" w14:textId="2616D4D2" w:rsidR="00A92D5D" w:rsidRPr="00926B9F" w:rsidRDefault="00A92D5D">
      <w:pPr>
        <w:pStyle w:val="CommentText"/>
        <w:rPr>
          <w:lang w:val="en-US"/>
        </w:rPr>
      </w:pPr>
      <w:r>
        <w:rPr>
          <w:rStyle w:val="CommentReference"/>
        </w:rPr>
        <w:annotationRef/>
      </w:r>
      <w:r w:rsidRPr="00926B9F">
        <w:rPr>
          <w:lang w:val="en-US"/>
        </w:rPr>
        <w:t xml:space="preserve">Donner plus de </w:t>
      </w:r>
      <w:proofErr w:type="spellStart"/>
      <w:r w:rsidRPr="00926B9F">
        <w:rPr>
          <w:lang w:val="en-US"/>
        </w:rPr>
        <w:t>détails</w:t>
      </w:r>
      <w:proofErr w:type="spellEnd"/>
      <w:r w:rsidRPr="00926B9F">
        <w:rPr>
          <w:lang w:val="en-US"/>
        </w:rPr>
        <w:t xml:space="preserve">, </w:t>
      </w:r>
      <w:proofErr w:type="spellStart"/>
      <w:r w:rsidRPr="00926B9F">
        <w:rPr>
          <w:lang w:val="en-US"/>
        </w:rPr>
        <w:t>en</w:t>
      </w:r>
      <w:proofErr w:type="spellEnd"/>
      <w:r w:rsidRPr="00926B9F">
        <w:rPr>
          <w:lang w:val="en-US"/>
        </w:rPr>
        <w:t xml:space="preserve"> </w:t>
      </w:r>
      <w:proofErr w:type="spellStart"/>
      <w:r w:rsidRPr="00926B9F">
        <w:rPr>
          <w:lang w:val="en-US"/>
        </w:rPr>
        <w:t>particulier</w:t>
      </w:r>
      <w:proofErr w:type="spellEnd"/>
      <w:r w:rsidRPr="00926B9F">
        <w:rPr>
          <w:lang w:val="en-US"/>
        </w:rPr>
        <w:t xml:space="preserve"> un tableau </w:t>
      </w:r>
      <w:proofErr w:type="spellStart"/>
      <w:r w:rsidRPr="00926B9F">
        <w:rPr>
          <w:lang w:val="en-US"/>
        </w:rPr>
        <w:t>ou</w:t>
      </w:r>
      <w:proofErr w:type="spellEnd"/>
      <w:r w:rsidRPr="00926B9F">
        <w:rPr>
          <w:lang w:val="en-US"/>
        </w:rPr>
        <w:t xml:space="preserve"> </w:t>
      </w:r>
      <w:proofErr w:type="spellStart"/>
      <w:r w:rsidRPr="00926B9F">
        <w:rPr>
          <w:lang w:val="en-US"/>
        </w:rPr>
        <w:t>une</w:t>
      </w:r>
      <w:proofErr w:type="spellEnd"/>
      <w:r w:rsidRPr="00926B9F">
        <w:rPr>
          <w:lang w:val="en-US"/>
        </w:rPr>
        <w:t xml:space="preserve"> figure qui </w:t>
      </w:r>
      <w:proofErr w:type="spellStart"/>
      <w:r w:rsidRPr="00926B9F">
        <w:rPr>
          <w:lang w:val="en-US"/>
        </w:rPr>
        <w:t>montre</w:t>
      </w:r>
      <w:proofErr w:type="spellEnd"/>
      <w:r w:rsidRPr="00926B9F">
        <w:rPr>
          <w:lang w:val="en-US"/>
        </w:rPr>
        <w:t xml:space="preserve"> </w:t>
      </w:r>
      <w:proofErr w:type="spellStart"/>
      <w:r w:rsidRPr="00926B9F">
        <w:rPr>
          <w:lang w:val="en-US"/>
        </w:rPr>
        <w:t>l’âge</w:t>
      </w:r>
      <w:proofErr w:type="spellEnd"/>
      <w:r w:rsidRPr="00926B9F">
        <w:rPr>
          <w:lang w:val="en-US"/>
        </w:rPr>
        <w:t xml:space="preserve"> </w:t>
      </w:r>
      <w:proofErr w:type="spellStart"/>
      <w:r w:rsidRPr="00926B9F">
        <w:rPr>
          <w:lang w:val="en-US"/>
        </w:rPr>
        <w:t>moyen</w:t>
      </w:r>
      <w:proofErr w:type="spellEnd"/>
      <w:r w:rsidRPr="00926B9F">
        <w:rPr>
          <w:lang w:val="en-US"/>
        </w:rPr>
        <w:t xml:space="preserve"> et le CI95 de </w:t>
      </w:r>
      <w:proofErr w:type="spellStart"/>
      <w:r w:rsidRPr="00926B9F">
        <w:rPr>
          <w:lang w:val="en-US"/>
        </w:rPr>
        <w:t>tous</w:t>
      </w:r>
      <w:proofErr w:type="spellEnd"/>
      <w:r w:rsidRPr="00926B9F">
        <w:rPr>
          <w:lang w:val="en-US"/>
        </w:rPr>
        <w:t xml:space="preserve"> les patterns. Donner </w:t>
      </w:r>
      <w:proofErr w:type="spellStart"/>
      <w:r w:rsidRPr="00926B9F">
        <w:rPr>
          <w:lang w:val="en-US"/>
        </w:rPr>
        <w:t>dans</w:t>
      </w:r>
      <w:proofErr w:type="spellEnd"/>
      <w:r w:rsidRPr="00926B9F">
        <w:rPr>
          <w:lang w:val="en-US"/>
        </w:rPr>
        <w:t xml:space="preserve"> le </w:t>
      </w:r>
      <w:proofErr w:type="spellStart"/>
      <w:r w:rsidRPr="00926B9F">
        <w:rPr>
          <w:lang w:val="en-US"/>
        </w:rPr>
        <w:t>texte</w:t>
      </w:r>
      <w:proofErr w:type="spellEnd"/>
      <w:r w:rsidRPr="00926B9F">
        <w:rPr>
          <w:lang w:val="en-US"/>
        </w:rPr>
        <w:t xml:space="preserve"> </w:t>
      </w:r>
      <w:proofErr w:type="spellStart"/>
      <w:r w:rsidRPr="00926B9F">
        <w:rPr>
          <w:lang w:val="en-US"/>
        </w:rPr>
        <w:t>l’âge</w:t>
      </w:r>
      <w:proofErr w:type="spellEnd"/>
      <w:r w:rsidRPr="00926B9F">
        <w:rPr>
          <w:lang w:val="en-US"/>
        </w:rPr>
        <w:t xml:space="preserve"> </w:t>
      </w:r>
      <w:proofErr w:type="spellStart"/>
      <w:r w:rsidRPr="00926B9F">
        <w:rPr>
          <w:lang w:val="en-US"/>
        </w:rPr>
        <w:t>moyen</w:t>
      </w:r>
      <w:proofErr w:type="spellEnd"/>
      <w:r w:rsidRPr="00926B9F">
        <w:rPr>
          <w:lang w:val="en-US"/>
        </w:rPr>
        <w:t xml:space="preserve"> et CI95 de patterns </w:t>
      </w:r>
      <w:proofErr w:type="spellStart"/>
      <w:r w:rsidRPr="00926B9F">
        <w:rPr>
          <w:lang w:val="en-US"/>
        </w:rPr>
        <w:t>remarquables</w:t>
      </w:r>
      <w:proofErr w:type="spellEnd"/>
      <w:r w:rsidRPr="00926B9F">
        <w:rPr>
          <w:lang w:val="en-US"/>
        </w:rPr>
        <w:t xml:space="preserve">, </w:t>
      </w:r>
      <w:proofErr w:type="spellStart"/>
      <w:r w:rsidRPr="00926B9F">
        <w:rPr>
          <w:lang w:val="en-US"/>
        </w:rPr>
        <w:t>notamment</w:t>
      </w:r>
      <w:proofErr w:type="spellEnd"/>
      <w:r w:rsidRPr="00926B9F">
        <w:rPr>
          <w:lang w:val="en-US"/>
        </w:rPr>
        <w:t xml:space="preserve"> les plus </w:t>
      </w:r>
      <w:proofErr w:type="spellStart"/>
      <w:r w:rsidRPr="00926B9F">
        <w:rPr>
          <w:lang w:val="en-US"/>
        </w:rPr>
        <w:t>communs</w:t>
      </w:r>
      <w:proofErr w:type="spellEnd"/>
      <w:r w:rsidRPr="00926B9F">
        <w:rPr>
          <w:lang w:val="en-US"/>
        </w:rPr>
        <w:t>, et les ’</w:t>
      </w:r>
      <w:proofErr w:type="spellStart"/>
      <w:r w:rsidRPr="00926B9F">
        <w:rPr>
          <w:lang w:val="en-US"/>
        </w:rPr>
        <w:t>vrais</w:t>
      </w:r>
      <w:proofErr w:type="spellEnd"/>
      <w:r w:rsidRPr="00926B9F">
        <w:rPr>
          <w:lang w:val="en-US"/>
        </w:rPr>
        <w:t xml:space="preserve">’ </w:t>
      </w:r>
      <w:proofErr w:type="spellStart"/>
      <w:r w:rsidRPr="00926B9F">
        <w:rPr>
          <w:lang w:val="en-US"/>
        </w:rPr>
        <w:t>transparents</w:t>
      </w:r>
      <w:proofErr w:type="spellEnd"/>
      <w:r w:rsidRPr="00926B9F">
        <w:rPr>
          <w:lang w:val="en-US"/>
        </w:rPr>
        <w:t xml:space="preserve"> (avec nanostructures – </w:t>
      </w:r>
      <w:proofErr w:type="spellStart"/>
      <w:r w:rsidRPr="00926B9F">
        <w:rPr>
          <w:lang w:val="en-US"/>
        </w:rPr>
        <w:t>en</w:t>
      </w:r>
      <w:proofErr w:type="spellEnd"/>
      <w:r w:rsidRPr="00926B9F">
        <w:rPr>
          <w:lang w:val="en-US"/>
        </w:rPr>
        <w:t xml:space="preserve"> </w:t>
      </w:r>
      <w:proofErr w:type="spellStart"/>
      <w:r w:rsidRPr="00926B9F">
        <w:rPr>
          <w:lang w:val="en-US"/>
        </w:rPr>
        <w:t>espérant</w:t>
      </w:r>
      <w:proofErr w:type="spellEnd"/>
      <w:r w:rsidRPr="00926B9F">
        <w:rPr>
          <w:lang w:val="en-US"/>
        </w:rPr>
        <w:t xml:space="preserve"> que </w:t>
      </w:r>
      <w:proofErr w:type="spellStart"/>
      <w:r w:rsidRPr="00926B9F">
        <w:rPr>
          <w:lang w:val="en-US"/>
        </w:rPr>
        <w:t>l’article</w:t>
      </w:r>
      <w:proofErr w:type="spellEnd"/>
      <w:r w:rsidRPr="00926B9F">
        <w:rPr>
          <w:lang w:val="en-US"/>
        </w:rPr>
        <w:t xml:space="preserve"> de Charline sera </w:t>
      </w:r>
      <w:proofErr w:type="spellStart"/>
      <w:r w:rsidRPr="00926B9F">
        <w:rPr>
          <w:lang w:val="en-US"/>
        </w:rPr>
        <w:t>accepté</w:t>
      </w:r>
      <w:proofErr w:type="spellEnd"/>
      <w:r w:rsidRPr="00926B9F">
        <w:rPr>
          <w:lang w:val="en-US"/>
        </w:rPr>
        <w:t xml:space="preserve"> </w:t>
      </w:r>
      <w:proofErr w:type="spellStart"/>
      <w:r w:rsidRPr="00926B9F">
        <w:rPr>
          <w:lang w:val="en-US"/>
        </w:rPr>
        <w:t>d’ici</w:t>
      </w:r>
      <w:proofErr w:type="spellEnd"/>
      <w:r w:rsidRPr="00926B9F">
        <w:rPr>
          <w:lang w:val="en-US"/>
        </w:rPr>
        <w:t xml:space="preserve"> </w:t>
      </w:r>
      <w:proofErr w:type="spellStart"/>
      <w:r w:rsidRPr="00926B9F">
        <w:rPr>
          <w:lang w:val="en-US"/>
        </w:rPr>
        <w:t>là</w:t>
      </w:r>
      <w:proofErr w:type="spellEnd"/>
      <w:r w:rsidRPr="00926B9F">
        <w:rPr>
          <w:lang w:val="en-US"/>
        </w:rPr>
        <w:t>).</w:t>
      </w:r>
    </w:p>
  </w:comment>
  <w:comment w:id="201" w:author="Marianne" w:date="2021-08-09T23:26:00Z" w:initials="M">
    <w:p w14:paraId="47CDD326" w14:textId="27614B87" w:rsidR="00582AAE" w:rsidRPr="00926B9F" w:rsidRDefault="00582AAE">
      <w:pPr>
        <w:pStyle w:val="CommentText"/>
        <w:rPr>
          <w:lang w:val="en-US"/>
        </w:rPr>
      </w:pPr>
      <w:r>
        <w:rPr>
          <w:rStyle w:val="CommentReference"/>
        </w:rPr>
        <w:annotationRef/>
      </w:r>
      <w:r w:rsidRPr="00926B9F">
        <w:rPr>
          <w:lang w:val="en-US"/>
        </w:rPr>
        <w:t>Figure 2, 1C</w:t>
      </w:r>
    </w:p>
  </w:comment>
  <w:comment w:id="219" w:author="Marianne" w:date="2021-08-09T18:09:00Z" w:initials="M">
    <w:p w14:paraId="646F5D38" w14:textId="017D1FBB" w:rsidR="00287055" w:rsidRPr="00926B9F" w:rsidRDefault="00287055">
      <w:pPr>
        <w:pStyle w:val="CommentText"/>
        <w:rPr>
          <w:lang w:val="en-US"/>
        </w:rPr>
      </w:pPr>
      <w:r>
        <w:rPr>
          <w:rStyle w:val="CommentReference"/>
        </w:rPr>
        <w:annotationRef/>
      </w:r>
      <w:r w:rsidRPr="00926B9F">
        <w:rPr>
          <w:lang w:val="en-US"/>
        </w:rPr>
        <w:t>Fig 1A</w:t>
      </w:r>
    </w:p>
  </w:comment>
  <w:comment w:id="228" w:author="Marianne" w:date="2021-08-09T18:15:00Z" w:initials="M">
    <w:p w14:paraId="4F50443D" w14:textId="00A87875" w:rsidR="00287055" w:rsidRPr="00926B9F" w:rsidRDefault="00287055">
      <w:pPr>
        <w:pStyle w:val="CommentText"/>
        <w:rPr>
          <w:lang w:val="en-US"/>
        </w:rPr>
      </w:pPr>
      <w:r>
        <w:rPr>
          <w:rStyle w:val="CommentReference"/>
        </w:rPr>
        <w:annotationRef/>
      </w:r>
      <w:r w:rsidRPr="00926B9F">
        <w:rPr>
          <w:lang w:val="en-US"/>
        </w:rPr>
        <w:t xml:space="preserve">Relative probability? </w:t>
      </w:r>
      <w:proofErr w:type="gramStart"/>
      <w:r w:rsidRPr="00926B9F">
        <w:rPr>
          <w:lang w:val="en-US"/>
        </w:rPr>
        <w:t>A</w:t>
      </w:r>
      <w:proofErr w:type="gramEnd"/>
      <w:r w:rsidRPr="00926B9F">
        <w:rPr>
          <w:lang w:val="en-US"/>
        </w:rPr>
        <w:t xml:space="preserve"> </w:t>
      </w:r>
      <w:proofErr w:type="spellStart"/>
      <w:r w:rsidRPr="00926B9F">
        <w:rPr>
          <w:lang w:val="en-US"/>
        </w:rPr>
        <w:t>expliciter</w:t>
      </w:r>
      <w:proofErr w:type="spellEnd"/>
    </w:p>
  </w:comment>
  <w:comment w:id="220" w:author="Marianne" w:date="2021-08-09T23:43:00Z" w:initials="M">
    <w:p w14:paraId="514A5AEA" w14:textId="6E7EE2BC" w:rsidR="005B41AD" w:rsidRPr="00926B9F" w:rsidRDefault="005B41AD">
      <w:pPr>
        <w:pStyle w:val="CommentText"/>
        <w:rPr>
          <w:lang w:val="en-US"/>
        </w:rPr>
      </w:pPr>
      <w:r>
        <w:rPr>
          <w:rStyle w:val="CommentReference"/>
        </w:rPr>
        <w:annotationRef/>
      </w:r>
      <w:r w:rsidRPr="00926B9F">
        <w:rPr>
          <w:lang w:val="en-US"/>
        </w:rPr>
        <w:t xml:space="preserve">Ce </w:t>
      </w:r>
      <w:proofErr w:type="spellStart"/>
      <w:r w:rsidRPr="00926B9F">
        <w:rPr>
          <w:lang w:val="en-US"/>
        </w:rPr>
        <w:t>sont</w:t>
      </w:r>
      <w:proofErr w:type="spellEnd"/>
      <w:r w:rsidRPr="00926B9F">
        <w:rPr>
          <w:lang w:val="en-US"/>
        </w:rPr>
        <w:t xml:space="preserve"> </w:t>
      </w:r>
      <w:proofErr w:type="spellStart"/>
      <w:r w:rsidRPr="00926B9F">
        <w:rPr>
          <w:lang w:val="en-US"/>
        </w:rPr>
        <w:t>aussi</w:t>
      </w:r>
      <w:proofErr w:type="spellEnd"/>
      <w:r w:rsidRPr="00926B9F">
        <w:rPr>
          <w:lang w:val="en-US"/>
        </w:rPr>
        <w:t xml:space="preserve"> les 2 </w:t>
      </w:r>
      <w:proofErr w:type="spellStart"/>
      <w:r w:rsidRPr="00926B9F">
        <w:rPr>
          <w:lang w:val="en-US"/>
        </w:rPr>
        <w:t>seuls</w:t>
      </w:r>
      <w:proofErr w:type="spellEnd"/>
      <w:r w:rsidRPr="00926B9F">
        <w:rPr>
          <w:lang w:val="en-US"/>
        </w:rPr>
        <w:t xml:space="preserve"> patterns que </w:t>
      </w:r>
      <w:proofErr w:type="spellStart"/>
      <w:r w:rsidRPr="00926B9F">
        <w:rPr>
          <w:lang w:val="en-US"/>
        </w:rPr>
        <w:t>l’on</w:t>
      </w:r>
      <w:proofErr w:type="spellEnd"/>
      <w:r w:rsidRPr="00926B9F">
        <w:rPr>
          <w:lang w:val="en-US"/>
        </w:rPr>
        <w:t xml:space="preserve"> </w:t>
      </w:r>
      <w:proofErr w:type="spellStart"/>
      <w:r w:rsidRPr="00926B9F">
        <w:rPr>
          <w:lang w:val="en-US"/>
        </w:rPr>
        <w:t>retrouve</w:t>
      </w:r>
      <w:proofErr w:type="spellEnd"/>
      <w:r w:rsidRPr="00926B9F">
        <w:rPr>
          <w:lang w:val="en-US"/>
        </w:rPr>
        <w:t xml:space="preserve"> chez les </w:t>
      </w:r>
      <w:proofErr w:type="spellStart"/>
      <w:r w:rsidRPr="00926B9F">
        <w:rPr>
          <w:lang w:val="en-US"/>
        </w:rPr>
        <w:t>groupe</w:t>
      </w:r>
      <w:proofErr w:type="spellEnd"/>
      <w:r w:rsidRPr="00926B9F">
        <w:rPr>
          <w:lang w:val="en-US"/>
        </w:rPr>
        <w:t xml:space="preserve"> frère, les </w:t>
      </w:r>
      <w:proofErr w:type="spellStart"/>
      <w:r w:rsidRPr="00926B9F">
        <w:rPr>
          <w:lang w:val="en-US"/>
        </w:rPr>
        <w:t>Danini</w:t>
      </w:r>
      <w:proofErr w:type="spellEnd"/>
      <w:r w:rsidRPr="00926B9F">
        <w:rPr>
          <w:lang w:val="en-US"/>
        </w:rPr>
        <w:t xml:space="preserve">, </w:t>
      </w:r>
      <w:proofErr w:type="spellStart"/>
      <w:r w:rsidRPr="00926B9F">
        <w:rPr>
          <w:lang w:val="en-US"/>
        </w:rPr>
        <w:t>ce</w:t>
      </w:r>
      <w:proofErr w:type="spellEnd"/>
      <w:r w:rsidRPr="00926B9F">
        <w:rPr>
          <w:lang w:val="en-US"/>
        </w:rPr>
        <w:t xml:space="preserve"> qui </w:t>
      </w:r>
      <w:proofErr w:type="spellStart"/>
      <w:r w:rsidRPr="00926B9F">
        <w:rPr>
          <w:lang w:val="en-US"/>
        </w:rPr>
        <w:t>est</w:t>
      </w:r>
      <w:proofErr w:type="spellEnd"/>
      <w:r w:rsidRPr="00926B9F">
        <w:rPr>
          <w:lang w:val="en-US"/>
        </w:rPr>
        <w:t xml:space="preserve"> </w:t>
      </w:r>
      <w:proofErr w:type="spellStart"/>
      <w:r w:rsidRPr="00926B9F">
        <w:rPr>
          <w:lang w:val="en-US"/>
        </w:rPr>
        <w:t>plutôt</w:t>
      </w:r>
      <w:proofErr w:type="spellEnd"/>
      <w:r w:rsidRPr="00926B9F">
        <w:rPr>
          <w:lang w:val="en-US"/>
        </w:rPr>
        <w:t xml:space="preserve"> </w:t>
      </w:r>
      <w:proofErr w:type="spellStart"/>
      <w:r w:rsidRPr="00926B9F">
        <w:rPr>
          <w:lang w:val="en-US"/>
        </w:rPr>
        <w:t>rassurant</w:t>
      </w:r>
      <w:proofErr w:type="spellEnd"/>
      <w:r w:rsidRPr="00926B9F">
        <w:rPr>
          <w:lang w:val="en-US"/>
        </w:rPr>
        <w:t xml:space="preserve">. A dire </w:t>
      </w:r>
      <w:proofErr w:type="spellStart"/>
      <w:r w:rsidRPr="00926B9F">
        <w:rPr>
          <w:lang w:val="en-US"/>
        </w:rPr>
        <w:t>ici</w:t>
      </w:r>
      <w:proofErr w:type="spellEnd"/>
      <w:r w:rsidRPr="00926B9F">
        <w:rPr>
          <w:lang w:val="en-US"/>
        </w:rPr>
        <w:t xml:space="preserve"> </w:t>
      </w:r>
      <w:proofErr w:type="spellStart"/>
      <w:r w:rsidRPr="00926B9F">
        <w:rPr>
          <w:lang w:val="en-US"/>
        </w:rPr>
        <w:t>ou</w:t>
      </w:r>
      <w:proofErr w:type="spellEnd"/>
      <w:r w:rsidRPr="00926B9F">
        <w:rPr>
          <w:lang w:val="en-US"/>
        </w:rPr>
        <w:t xml:space="preserve"> </w:t>
      </w:r>
      <w:proofErr w:type="spellStart"/>
      <w:r w:rsidRPr="00926B9F">
        <w:rPr>
          <w:lang w:val="en-US"/>
        </w:rPr>
        <w:t>en</w:t>
      </w:r>
      <w:proofErr w:type="spellEnd"/>
      <w:r w:rsidRPr="00926B9F">
        <w:rPr>
          <w:lang w:val="en-US"/>
        </w:rPr>
        <w:t xml:space="preserve"> </w:t>
      </w:r>
      <w:proofErr w:type="spellStart"/>
      <w:r w:rsidRPr="00926B9F">
        <w:rPr>
          <w:lang w:val="en-US"/>
        </w:rPr>
        <w:t>discu</w:t>
      </w:r>
      <w:proofErr w:type="spellEnd"/>
    </w:p>
  </w:comment>
  <w:comment w:id="246" w:author="Marianne" w:date="2021-08-09T23:27:00Z" w:initials="M">
    <w:p w14:paraId="63DF73C4" w14:textId="2CCA2468" w:rsidR="00582AAE" w:rsidRPr="00926B9F" w:rsidRDefault="00582AAE">
      <w:pPr>
        <w:pStyle w:val="CommentText"/>
        <w:rPr>
          <w:lang w:val="en-US"/>
        </w:rPr>
      </w:pPr>
      <w:r>
        <w:rPr>
          <w:rStyle w:val="CommentReference"/>
        </w:rPr>
        <w:annotationRef/>
      </w:r>
      <w:proofErr w:type="spellStart"/>
      <w:r w:rsidRPr="00926B9F">
        <w:rPr>
          <w:lang w:val="en-US"/>
        </w:rPr>
        <w:t>Je</w:t>
      </w:r>
      <w:proofErr w:type="spellEnd"/>
      <w:r w:rsidRPr="00926B9F">
        <w:rPr>
          <w:lang w:val="en-US"/>
        </w:rPr>
        <w:t xml:space="preserve"> </w:t>
      </w:r>
      <w:proofErr w:type="spellStart"/>
      <w:r w:rsidRPr="00926B9F">
        <w:rPr>
          <w:lang w:val="en-US"/>
        </w:rPr>
        <w:t>mettrais</w:t>
      </w:r>
      <w:proofErr w:type="spellEnd"/>
      <w:r w:rsidRPr="00926B9F">
        <w:rPr>
          <w:lang w:val="en-US"/>
        </w:rPr>
        <w:t xml:space="preserve"> </w:t>
      </w:r>
      <w:proofErr w:type="spellStart"/>
      <w:r w:rsidRPr="00926B9F">
        <w:rPr>
          <w:lang w:val="en-US"/>
        </w:rPr>
        <w:t>ce</w:t>
      </w:r>
      <w:proofErr w:type="spellEnd"/>
      <w:r w:rsidRPr="00926B9F">
        <w:rPr>
          <w:lang w:val="en-US"/>
        </w:rPr>
        <w:t xml:space="preserve"> </w:t>
      </w:r>
      <w:proofErr w:type="spellStart"/>
      <w:r w:rsidRPr="00926B9F">
        <w:rPr>
          <w:lang w:val="en-US"/>
        </w:rPr>
        <w:t>paragraphe</w:t>
      </w:r>
      <w:proofErr w:type="spellEnd"/>
      <w:r w:rsidRPr="00926B9F">
        <w:rPr>
          <w:lang w:val="en-US"/>
        </w:rPr>
        <w:t xml:space="preserve"> </w:t>
      </w:r>
      <w:proofErr w:type="spellStart"/>
      <w:r w:rsidRPr="00926B9F">
        <w:rPr>
          <w:lang w:val="en-US"/>
        </w:rPr>
        <w:t>avant</w:t>
      </w:r>
      <w:proofErr w:type="spellEnd"/>
      <w:r w:rsidRPr="00926B9F">
        <w:rPr>
          <w:lang w:val="en-US"/>
        </w:rPr>
        <w:t xml:space="preserve"> le </w:t>
      </w:r>
      <w:proofErr w:type="spellStart"/>
      <w:r w:rsidRPr="00926B9F">
        <w:rPr>
          <w:lang w:val="en-US"/>
        </w:rPr>
        <w:t>précédent</w:t>
      </w:r>
      <w:proofErr w:type="spellEnd"/>
    </w:p>
  </w:comment>
  <w:comment w:id="255" w:author="Marianne" w:date="2021-08-09T23:32:00Z" w:initials="M">
    <w:p w14:paraId="26270FF3" w14:textId="46543C83" w:rsidR="00582AAE" w:rsidRPr="00926B9F" w:rsidRDefault="00582AAE">
      <w:pPr>
        <w:pStyle w:val="CommentText"/>
        <w:rPr>
          <w:lang w:val="en-US"/>
        </w:rPr>
      </w:pPr>
      <w:r>
        <w:rPr>
          <w:rStyle w:val="CommentReference"/>
        </w:rPr>
        <w:annotationRef/>
      </w:r>
      <w:r w:rsidRPr="00926B9F">
        <w:rPr>
          <w:lang w:val="en-US"/>
        </w:rPr>
        <w:t>+ figure avec photos des color patterns</w:t>
      </w:r>
    </w:p>
  </w:comment>
  <w:comment w:id="263" w:author="Marianne" w:date="2021-08-09T23:32:00Z" w:initials="M">
    <w:p w14:paraId="2819C7BA" w14:textId="6618BB10" w:rsidR="00582AAE" w:rsidRPr="00926B9F" w:rsidRDefault="00582AAE">
      <w:pPr>
        <w:pStyle w:val="CommentText"/>
        <w:rPr>
          <w:lang w:val="en-US"/>
        </w:rPr>
      </w:pPr>
      <w:r>
        <w:rPr>
          <w:rStyle w:val="CommentReference"/>
        </w:rPr>
        <w:annotationRef/>
      </w:r>
      <w:proofErr w:type="spellStart"/>
      <w:r w:rsidRPr="00926B9F">
        <w:rPr>
          <w:lang w:val="en-US"/>
        </w:rPr>
        <w:t>En</w:t>
      </w:r>
      <w:proofErr w:type="spellEnd"/>
      <w:r w:rsidRPr="00926B9F">
        <w:rPr>
          <w:lang w:val="en-US"/>
        </w:rPr>
        <w:t xml:space="preserve"> majuscules</w:t>
      </w:r>
    </w:p>
  </w:comment>
  <w:comment w:id="277" w:author="Marianne" w:date="2021-08-09T23:34:00Z" w:initials="M">
    <w:p w14:paraId="3EE8DBDC" w14:textId="2E1C06E7" w:rsidR="00A92D5D" w:rsidRPr="00926B9F" w:rsidRDefault="00A92D5D">
      <w:pPr>
        <w:pStyle w:val="CommentText"/>
        <w:rPr>
          <w:lang w:val="en-US"/>
        </w:rPr>
      </w:pPr>
      <w:r>
        <w:rPr>
          <w:rStyle w:val="CommentReference"/>
        </w:rPr>
        <w:annotationRef/>
      </w:r>
      <w:proofErr w:type="spellStart"/>
      <w:r w:rsidRPr="00926B9F">
        <w:rPr>
          <w:lang w:val="en-US"/>
        </w:rPr>
        <w:t>Mais</w:t>
      </w:r>
      <w:proofErr w:type="spellEnd"/>
      <w:r w:rsidRPr="00926B9F">
        <w:rPr>
          <w:lang w:val="en-US"/>
        </w:rPr>
        <w:t xml:space="preserve"> </w:t>
      </w:r>
      <w:proofErr w:type="spellStart"/>
      <w:r w:rsidRPr="00926B9F">
        <w:rPr>
          <w:lang w:val="en-US"/>
        </w:rPr>
        <w:t>il</w:t>
      </w:r>
      <w:proofErr w:type="spellEnd"/>
      <w:r w:rsidRPr="00926B9F">
        <w:rPr>
          <w:lang w:val="en-US"/>
        </w:rPr>
        <w:t xml:space="preserve"> y </w:t>
      </w:r>
      <w:proofErr w:type="gramStart"/>
      <w:r w:rsidRPr="00926B9F">
        <w:rPr>
          <w:lang w:val="en-US"/>
        </w:rPr>
        <w:t>a</w:t>
      </w:r>
      <w:proofErr w:type="gramEnd"/>
      <w:r w:rsidRPr="00926B9F">
        <w:rPr>
          <w:lang w:val="en-US"/>
        </w:rPr>
        <w:t xml:space="preserve"> </w:t>
      </w:r>
      <w:proofErr w:type="spellStart"/>
      <w:r w:rsidRPr="00926B9F">
        <w:rPr>
          <w:lang w:val="en-US"/>
        </w:rPr>
        <w:t>aussi</w:t>
      </w:r>
      <w:proofErr w:type="spellEnd"/>
      <w:r w:rsidRPr="00926B9F">
        <w:rPr>
          <w:lang w:val="en-US"/>
        </w:rPr>
        <w:t xml:space="preserve"> les shifts out of </w:t>
      </w:r>
      <w:proofErr w:type="spellStart"/>
      <w:r w:rsidRPr="00926B9F">
        <w:rPr>
          <w:lang w:val="en-US"/>
        </w:rPr>
        <w:t>d’après</w:t>
      </w:r>
      <w:proofErr w:type="spellEnd"/>
      <w:r w:rsidRPr="00926B9F">
        <w:rPr>
          <w:lang w:val="en-US"/>
        </w:rPr>
        <w:t xml:space="preserve"> la figure 4B</w:t>
      </w:r>
    </w:p>
    <w:p w14:paraId="04419221" w14:textId="77777777" w:rsidR="00A92D5D" w:rsidRPr="00926B9F" w:rsidRDefault="00A92D5D">
      <w:pPr>
        <w:pStyle w:val="CommentText"/>
        <w:rPr>
          <w:lang w:val="en-US"/>
        </w:rPr>
      </w:pPr>
    </w:p>
    <w:p w14:paraId="628FB708" w14:textId="2C7A2FD9" w:rsidR="00A92D5D" w:rsidRPr="00926B9F" w:rsidRDefault="00A92D5D">
      <w:pPr>
        <w:pStyle w:val="CommentText"/>
        <w:rPr>
          <w:lang w:val="en-US"/>
        </w:rPr>
      </w:pPr>
      <w:r w:rsidRPr="00926B9F">
        <w:rPr>
          <w:lang w:val="en-US"/>
        </w:rPr>
        <w:t xml:space="preserve">Comment </w:t>
      </w:r>
      <w:proofErr w:type="spellStart"/>
      <w:r w:rsidRPr="00926B9F">
        <w:rPr>
          <w:lang w:val="en-US"/>
        </w:rPr>
        <w:t>ça</w:t>
      </w:r>
      <w:proofErr w:type="spellEnd"/>
      <w:r w:rsidRPr="00926B9F">
        <w:rPr>
          <w:lang w:val="en-US"/>
        </w:rPr>
        <w:t xml:space="preserve"> se fait que </w:t>
      </w:r>
      <w:proofErr w:type="spellStart"/>
      <w:r w:rsidRPr="00926B9F">
        <w:rPr>
          <w:lang w:val="en-US"/>
        </w:rPr>
        <w:t>ça</w:t>
      </w:r>
      <w:proofErr w:type="spellEnd"/>
      <w:r w:rsidRPr="00926B9F">
        <w:rPr>
          <w:lang w:val="en-US"/>
        </w:rPr>
        <w:t xml:space="preserve"> continue à </w:t>
      </w:r>
      <w:proofErr w:type="spellStart"/>
      <w:r w:rsidRPr="00926B9F">
        <w:rPr>
          <w:lang w:val="en-US"/>
        </w:rPr>
        <w:t>sortir</w:t>
      </w:r>
      <w:proofErr w:type="spellEnd"/>
      <w:r w:rsidRPr="00926B9F">
        <w:rPr>
          <w:lang w:val="en-US"/>
        </w:rPr>
        <w:t xml:space="preserve">, </w:t>
      </w:r>
      <w:proofErr w:type="spellStart"/>
      <w:r w:rsidRPr="00926B9F">
        <w:rPr>
          <w:lang w:val="en-US"/>
        </w:rPr>
        <w:t>malgré</w:t>
      </w:r>
      <w:proofErr w:type="spellEnd"/>
      <w:r w:rsidRPr="00926B9F">
        <w:rPr>
          <w:lang w:val="en-US"/>
        </w:rPr>
        <w:t xml:space="preserve"> la correction </w:t>
      </w:r>
      <w:proofErr w:type="gramStart"/>
      <w:r w:rsidRPr="00926B9F">
        <w:rPr>
          <w:lang w:val="en-US"/>
        </w:rPr>
        <w:t>pour</w:t>
      </w:r>
      <w:proofErr w:type="gramEnd"/>
      <w:r w:rsidRPr="00926B9F">
        <w:rPr>
          <w:lang w:val="en-US"/>
        </w:rPr>
        <w:t xml:space="preserve"> </w:t>
      </w:r>
      <w:proofErr w:type="spellStart"/>
      <w:r w:rsidRPr="00926B9F">
        <w:rPr>
          <w:lang w:val="en-US"/>
        </w:rPr>
        <w:t>l’âge</w:t>
      </w:r>
      <w:proofErr w:type="spellEnd"/>
      <w:r w:rsidRPr="00926B9F">
        <w:rPr>
          <w:lang w:val="en-US"/>
        </w:rPr>
        <w:t>?</w:t>
      </w:r>
    </w:p>
  </w:comment>
  <w:comment w:id="281" w:author="Marianne" w:date="2021-08-10T00:45:00Z" w:initials="M">
    <w:p w14:paraId="68A95DD8" w14:textId="115DF8C9" w:rsidR="00A33AFE" w:rsidRPr="00926B9F" w:rsidRDefault="00A33AFE">
      <w:pPr>
        <w:pStyle w:val="CommentText"/>
        <w:rPr>
          <w:lang w:val="en-US"/>
        </w:rPr>
      </w:pPr>
      <w:r>
        <w:rPr>
          <w:rStyle w:val="CommentReference"/>
        </w:rPr>
        <w:annotationRef/>
      </w:r>
      <w:proofErr w:type="spellStart"/>
      <w:r w:rsidRPr="00926B9F">
        <w:rPr>
          <w:lang w:val="en-US"/>
        </w:rPr>
        <w:t>Voir</w:t>
      </w:r>
      <w:proofErr w:type="spellEnd"/>
      <w:r w:rsidRPr="00926B9F">
        <w:rPr>
          <w:lang w:val="en-US"/>
        </w:rPr>
        <w:t xml:space="preserve"> </w:t>
      </w:r>
      <w:proofErr w:type="spellStart"/>
      <w:r w:rsidRPr="00926B9F">
        <w:rPr>
          <w:lang w:val="en-US"/>
        </w:rPr>
        <w:t>aussi</w:t>
      </w:r>
      <w:proofErr w:type="spellEnd"/>
      <w:r w:rsidRPr="00926B9F">
        <w:rPr>
          <w:lang w:val="en-US"/>
        </w:rPr>
        <w:t xml:space="preserve"> </w:t>
      </w:r>
      <w:proofErr w:type="spellStart"/>
      <w:r w:rsidRPr="00926B9F">
        <w:rPr>
          <w:lang w:val="en-US"/>
        </w:rPr>
        <w:t>où</w:t>
      </w:r>
      <w:proofErr w:type="spellEnd"/>
      <w:r w:rsidRPr="00926B9F">
        <w:rPr>
          <w:lang w:val="en-US"/>
        </w:rPr>
        <w:t xml:space="preserve"> </w:t>
      </w:r>
      <w:proofErr w:type="spellStart"/>
      <w:r w:rsidRPr="00926B9F">
        <w:rPr>
          <w:lang w:val="en-US"/>
        </w:rPr>
        <w:t>insérer</w:t>
      </w:r>
      <w:proofErr w:type="spellEnd"/>
      <w:r w:rsidRPr="00926B9F">
        <w:rPr>
          <w:lang w:val="en-US"/>
        </w:rPr>
        <w:t xml:space="preserve"> un bout de </w:t>
      </w:r>
      <w:proofErr w:type="spellStart"/>
      <w:r w:rsidRPr="00926B9F">
        <w:rPr>
          <w:lang w:val="en-US"/>
        </w:rPr>
        <w:t>discu</w:t>
      </w:r>
      <w:proofErr w:type="spellEnd"/>
      <w:r w:rsidRPr="00926B9F">
        <w:rPr>
          <w:lang w:val="en-US"/>
        </w:rPr>
        <w:t xml:space="preserve"> sur les </w:t>
      </w:r>
      <w:proofErr w:type="spellStart"/>
      <w:r w:rsidRPr="00926B9F">
        <w:rPr>
          <w:lang w:val="en-US"/>
        </w:rPr>
        <w:t>propriétés</w:t>
      </w:r>
      <w:proofErr w:type="spellEnd"/>
      <w:r w:rsidRPr="00926B9F">
        <w:rPr>
          <w:lang w:val="en-US"/>
        </w:rPr>
        <w:t xml:space="preserve"> de </w:t>
      </w:r>
      <w:proofErr w:type="spellStart"/>
      <w:r w:rsidRPr="00926B9F">
        <w:rPr>
          <w:lang w:val="en-US"/>
        </w:rPr>
        <w:t>différents</w:t>
      </w:r>
      <w:proofErr w:type="spellEnd"/>
      <w:r w:rsidRPr="00926B9F">
        <w:rPr>
          <w:lang w:val="en-US"/>
        </w:rPr>
        <w:t xml:space="preserve"> color patterns, par ex les </w:t>
      </w:r>
      <w:proofErr w:type="spellStart"/>
      <w:r w:rsidRPr="00926B9F">
        <w:rPr>
          <w:lang w:val="en-US"/>
        </w:rPr>
        <w:t>transparents</w:t>
      </w:r>
      <w:proofErr w:type="spellEnd"/>
      <w:r w:rsidRPr="00926B9F">
        <w:rPr>
          <w:lang w:val="en-US"/>
        </w:rPr>
        <w:t xml:space="preserve"> </w:t>
      </w:r>
      <w:proofErr w:type="spellStart"/>
      <w:r w:rsidRPr="00926B9F">
        <w:rPr>
          <w:lang w:val="en-US"/>
        </w:rPr>
        <w:t>sont</w:t>
      </w:r>
      <w:proofErr w:type="spellEnd"/>
      <w:r w:rsidRPr="00926B9F">
        <w:rPr>
          <w:lang w:val="en-US"/>
        </w:rPr>
        <w:t xml:space="preserve"> à la </w:t>
      </w:r>
      <w:proofErr w:type="spellStart"/>
      <w:r w:rsidRPr="00926B9F">
        <w:rPr>
          <w:lang w:val="en-US"/>
        </w:rPr>
        <w:t>fois</w:t>
      </w:r>
      <w:proofErr w:type="spellEnd"/>
      <w:r w:rsidRPr="00926B9F">
        <w:rPr>
          <w:lang w:val="en-US"/>
        </w:rPr>
        <w:t xml:space="preserve"> </w:t>
      </w:r>
      <w:proofErr w:type="spellStart"/>
      <w:r w:rsidRPr="00926B9F">
        <w:rPr>
          <w:lang w:val="en-US"/>
        </w:rPr>
        <w:t>cryptiques</w:t>
      </w:r>
      <w:proofErr w:type="spellEnd"/>
      <w:r w:rsidRPr="00926B9F">
        <w:rPr>
          <w:lang w:val="en-US"/>
        </w:rPr>
        <w:t xml:space="preserve"> et </w:t>
      </w:r>
      <w:proofErr w:type="spellStart"/>
      <w:r w:rsidRPr="00926B9F">
        <w:rPr>
          <w:lang w:val="en-US"/>
        </w:rPr>
        <w:t>aposématiques</w:t>
      </w:r>
      <w:proofErr w:type="spellEnd"/>
      <w:r w:rsidRPr="00926B9F">
        <w:rPr>
          <w:lang w:val="en-US"/>
        </w:rPr>
        <w:t xml:space="preserve"> (</w:t>
      </w:r>
      <w:proofErr w:type="spellStart"/>
      <w:r w:rsidRPr="00926B9F">
        <w:rPr>
          <w:lang w:val="en-US"/>
        </w:rPr>
        <w:t>mais</w:t>
      </w:r>
      <w:proofErr w:type="spellEnd"/>
      <w:r w:rsidRPr="00926B9F">
        <w:rPr>
          <w:lang w:val="en-US"/>
        </w:rPr>
        <w:t xml:space="preserve"> signal pas </w:t>
      </w:r>
      <w:proofErr w:type="spellStart"/>
      <w:r w:rsidRPr="00926B9F">
        <w:rPr>
          <w:lang w:val="en-US"/>
        </w:rPr>
        <w:t>très</w:t>
      </w:r>
      <w:proofErr w:type="spellEnd"/>
      <w:r w:rsidRPr="00926B9F">
        <w:rPr>
          <w:lang w:val="en-US"/>
        </w:rPr>
        <w:t xml:space="preserve"> </w:t>
      </w:r>
      <w:proofErr w:type="spellStart"/>
      <w:r w:rsidRPr="00926B9F">
        <w:rPr>
          <w:lang w:val="en-US"/>
        </w:rPr>
        <w:t>pechu</w:t>
      </w:r>
      <w:proofErr w:type="spellEnd"/>
      <w:r w:rsidRPr="00926B9F">
        <w:rPr>
          <w:lang w:val="en-US"/>
        </w:rPr>
        <w:t xml:space="preserve">), </w:t>
      </w:r>
      <w:proofErr w:type="spellStart"/>
      <w:r w:rsidRPr="00926B9F">
        <w:rPr>
          <w:lang w:val="en-US"/>
        </w:rPr>
        <w:t>d’autres</w:t>
      </w:r>
      <w:proofErr w:type="spellEnd"/>
      <w:r w:rsidRPr="00926B9F">
        <w:rPr>
          <w:lang w:val="en-US"/>
        </w:rPr>
        <w:t xml:space="preserve"> patterns </w:t>
      </w:r>
      <w:proofErr w:type="spellStart"/>
      <w:r w:rsidRPr="00926B9F">
        <w:rPr>
          <w:lang w:val="en-US"/>
        </w:rPr>
        <w:t>aposématiques</w:t>
      </w:r>
      <w:proofErr w:type="spellEnd"/>
      <w:r w:rsidRPr="00926B9F">
        <w:rPr>
          <w:lang w:val="en-US"/>
        </w:rPr>
        <w:t xml:space="preserve"> plus </w:t>
      </w:r>
      <w:proofErr w:type="spellStart"/>
      <w:r w:rsidRPr="00926B9F">
        <w:rPr>
          <w:lang w:val="en-US"/>
        </w:rPr>
        <w:t>classiques</w:t>
      </w:r>
      <w:proofErr w:type="spellEnd"/>
      <w:r w:rsidRPr="00926B9F">
        <w:rPr>
          <w:lang w:val="en-US"/>
        </w:rPr>
        <w:t xml:space="preserve"> </w:t>
      </w:r>
      <w:proofErr w:type="spellStart"/>
      <w:r w:rsidRPr="00926B9F">
        <w:rPr>
          <w:lang w:val="en-US"/>
        </w:rPr>
        <w:t>sont</w:t>
      </w:r>
      <w:proofErr w:type="spellEnd"/>
      <w:r w:rsidRPr="00926B9F">
        <w:rPr>
          <w:lang w:val="en-US"/>
        </w:rPr>
        <w:t xml:space="preserve"> </w:t>
      </w:r>
      <w:proofErr w:type="spellStart"/>
      <w:r w:rsidRPr="00926B9F">
        <w:rPr>
          <w:lang w:val="en-US"/>
        </w:rPr>
        <w:t>très</w:t>
      </w:r>
      <w:proofErr w:type="spellEnd"/>
      <w:r w:rsidRPr="00926B9F">
        <w:rPr>
          <w:lang w:val="en-US"/>
        </w:rPr>
        <w:t xml:space="preserve"> conspicuous...</w:t>
      </w:r>
    </w:p>
  </w:comment>
  <w:comment w:id="285" w:author="Marianne" w:date="2021-08-09T23:36:00Z" w:initials="M">
    <w:p w14:paraId="54EF51B5" w14:textId="5A9855DB" w:rsidR="00A92D5D" w:rsidRPr="00926B9F" w:rsidRDefault="00A92D5D">
      <w:pPr>
        <w:pStyle w:val="CommentText"/>
        <w:rPr>
          <w:lang w:val="en-US"/>
        </w:rPr>
      </w:pPr>
      <w:r>
        <w:rPr>
          <w:rStyle w:val="CommentReference"/>
        </w:rPr>
        <w:annotationRef/>
      </w:r>
      <w:r w:rsidRPr="00926B9F">
        <w:rPr>
          <w:lang w:val="en-US"/>
        </w:rPr>
        <w:t>Majuscules</w:t>
      </w:r>
    </w:p>
  </w:comment>
  <w:comment w:id="299" w:author="Marianne" w:date="2021-08-09T23:45:00Z" w:initials="M">
    <w:p w14:paraId="27F94349" w14:textId="1570D76F" w:rsidR="005B41AD" w:rsidRPr="00926B9F" w:rsidRDefault="005B41AD">
      <w:pPr>
        <w:pStyle w:val="CommentText"/>
        <w:rPr>
          <w:lang w:val="en-US"/>
        </w:rPr>
      </w:pPr>
      <w:r>
        <w:rPr>
          <w:rStyle w:val="CommentReference"/>
        </w:rPr>
        <w:annotationRef/>
      </w:r>
      <w:r w:rsidRPr="00926B9F">
        <w:rPr>
          <w:lang w:val="en-US"/>
        </w:rPr>
        <w:t>Alternatively: patterns easy to produce by different means?</w:t>
      </w:r>
    </w:p>
    <w:p w14:paraId="4CDB55A1" w14:textId="77777777" w:rsidR="005B41AD" w:rsidRPr="00926B9F" w:rsidRDefault="005B41AD">
      <w:pPr>
        <w:pStyle w:val="CommentText"/>
        <w:rPr>
          <w:lang w:val="en-US"/>
        </w:rPr>
      </w:pPr>
    </w:p>
    <w:p w14:paraId="25057DEA" w14:textId="5525F50A" w:rsidR="005B41AD" w:rsidRPr="00926B9F" w:rsidRDefault="005B41AD">
      <w:pPr>
        <w:pStyle w:val="CommentText"/>
        <w:rPr>
          <w:lang w:val="en-US"/>
        </w:rPr>
      </w:pPr>
      <w:proofErr w:type="spellStart"/>
      <w:r w:rsidRPr="00926B9F">
        <w:rPr>
          <w:lang w:val="en-US"/>
        </w:rPr>
        <w:t>Peut-être</w:t>
      </w:r>
      <w:proofErr w:type="spellEnd"/>
      <w:r w:rsidRPr="00926B9F">
        <w:rPr>
          <w:lang w:val="en-US"/>
        </w:rPr>
        <w:t xml:space="preserve"> </w:t>
      </w:r>
      <w:proofErr w:type="spellStart"/>
      <w:r w:rsidRPr="00926B9F">
        <w:rPr>
          <w:lang w:val="en-US"/>
        </w:rPr>
        <w:t>aussi</w:t>
      </w:r>
      <w:proofErr w:type="spellEnd"/>
      <w:r w:rsidRPr="00926B9F">
        <w:rPr>
          <w:lang w:val="en-US"/>
        </w:rPr>
        <w:t xml:space="preserve"> </w:t>
      </w:r>
      <w:proofErr w:type="spellStart"/>
      <w:r w:rsidRPr="00926B9F">
        <w:rPr>
          <w:lang w:val="en-US"/>
        </w:rPr>
        <w:t>expliquer</w:t>
      </w:r>
      <w:proofErr w:type="spellEnd"/>
      <w:r w:rsidRPr="00926B9F">
        <w:rPr>
          <w:lang w:val="en-US"/>
        </w:rPr>
        <w:t xml:space="preserve"> à quoi </w:t>
      </w:r>
      <w:proofErr w:type="spellStart"/>
      <w:r w:rsidRPr="00926B9F">
        <w:rPr>
          <w:lang w:val="en-US"/>
        </w:rPr>
        <w:t>ressemblent</w:t>
      </w:r>
      <w:proofErr w:type="spellEnd"/>
      <w:r w:rsidRPr="00926B9F">
        <w:rPr>
          <w:lang w:val="en-US"/>
        </w:rPr>
        <w:t xml:space="preserve"> </w:t>
      </w:r>
      <w:proofErr w:type="spellStart"/>
      <w:r w:rsidRPr="00926B9F">
        <w:rPr>
          <w:lang w:val="en-US"/>
        </w:rPr>
        <w:t>ces</w:t>
      </w:r>
      <w:proofErr w:type="spellEnd"/>
      <w:r w:rsidRPr="00926B9F">
        <w:rPr>
          <w:lang w:val="en-US"/>
        </w:rPr>
        <w:t xml:space="preserve"> patterns, le fait </w:t>
      </w:r>
      <w:proofErr w:type="spellStart"/>
      <w:r w:rsidRPr="00926B9F">
        <w:rPr>
          <w:lang w:val="en-US"/>
        </w:rPr>
        <w:t>qu’ils</w:t>
      </w:r>
      <w:proofErr w:type="spellEnd"/>
      <w:r w:rsidRPr="00926B9F">
        <w:rPr>
          <w:lang w:val="en-US"/>
        </w:rPr>
        <w:t xml:space="preserve"> </w:t>
      </w:r>
      <w:proofErr w:type="spellStart"/>
      <w:r w:rsidRPr="00926B9F">
        <w:rPr>
          <w:lang w:val="en-US"/>
        </w:rPr>
        <w:t>soient</w:t>
      </w:r>
      <w:proofErr w:type="spellEnd"/>
      <w:r w:rsidRPr="00926B9F">
        <w:rPr>
          <w:lang w:val="en-US"/>
        </w:rPr>
        <w:t xml:space="preserve"> un </w:t>
      </w:r>
      <w:proofErr w:type="spellStart"/>
      <w:r w:rsidRPr="00926B9F">
        <w:rPr>
          <w:lang w:val="en-US"/>
        </w:rPr>
        <w:t>peu</w:t>
      </w:r>
      <w:proofErr w:type="spellEnd"/>
      <w:r w:rsidRPr="00926B9F">
        <w:rPr>
          <w:lang w:val="en-US"/>
        </w:rPr>
        <w:t xml:space="preserve"> </w:t>
      </w:r>
      <w:proofErr w:type="spellStart"/>
      <w:r w:rsidRPr="00926B9F">
        <w:rPr>
          <w:lang w:val="en-US"/>
        </w:rPr>
        <w:t>cryptiques</w:t>
      </w:r>
      <w:proofErr w:type="spellEnd"/>
      <w:r w:rsidRPr="00926B9F">
        <w:rPr>
          <w:lang w:val="en-US"/>
        </w:rPr>
        <w:t xml:space="preserve"> sur les </w:t>
      </w:r>
      <w:proofErr w:type="spellStart"/>
      <w:r w:rsidRPr="00926B9F">
        <w:rPr>
          <w:lang w:val="en-US"/>
        </w:rPr>
        <w:t>bords</w:t>
      </w:r>
      <w:proofErr w:type="spellEnd"/>
      <w:r w:rsidRPr="00926B9F">
        <w:rPr>
          <w:lang w:val="en-US"/>
        </w:rPr>
        <w:t xml:space="preserve"> (</w:t>
      </w:r>
      <w:proofErr w:type="spellStart"/>
      <w:r w:rsidRPr="00926B9F">
        <w:rPr>
          <w:lang w:val="en-US"/>
        </w:rPr>
        <w:t>ils</w:t>
      </w:r>
      <w:proofErr w:type="spellEnd"/>
      <w:r w:rsidRPr="00926B9F">
        <w:rPr>
          <w:lang w:val="en-US"/>
        </w:rPr>
        <w:t xml:space="preserve"> le </w:t>
      </w:r>
      <w:proofErr w:type="spellStart"/>
      <w:r w:rsidRPr="00926B9F">
        <w:rPr>
          <w:lang w:val="en-US"/>
        </w:rPr>
        <w:t>sont</w:t>
      </w:r>
      <w:proofErr w:type="spellEnd"/>
      <w:r w:rsidRPr="00926B9F">
        <w:rPr>
          <w:lang w:val="en-US"/>
        </w:rPr>
        <w:t xml:space="preserve"> plus que les patterns </w:t>
      </w:r>
      <w:proofErr w:type="spellStart"/>
      <w:r w:rsidRPr="00926B9F">
        <w:rPr>
          <w:lang w:val="en-US"/>
        </w:rPr>
        <w:t>rayés</w:t>
      </w:r>
      <w:proofErr w:type="spellEnd"/>
      <w:r w:rsidRPr="00926B9F">
        <w:rPr>
          <w:lang w:val="en-US"/>
        </w:rPr>
        <w:t xml:space="preserve"> </w:t>
      </w:r>
      <w:proofErr w:type="spellStart"/>
      <w:r w:rsidRPr="00926B9F">
        <w:rPr>
          <w:lang w:val="en-US"/>
        </w:rPr>
        <w:t>ou</w:t>
      </w:r>
      <w:proofErr w:type="spellEnd"/>
      <w:r w:rsidRPr="00926B9F">
        <w:rPr>
          <w:lang w:val="en-US"/>
        </w:rPr>
        <w:t xml:space="preserve"> postman, du fait de </w:t>
      </w:r>
      <w:proofErr w:type="spellStart"/>
      <w:r w:rsidRPr="00926B9F">
        <w:rPr>
          <w:lang w:val="en-US"/>
        </w:rPr>
        <w:t>leur</w:t>
      </w:r>
      <w:proofErr w:type="spellEnd"/>
      <w:r w:rsidRPr="00926B9F">
        <w:rPr>
          <w:lang w:val="en-US"/>
        </w:rPr>
        <w:t xml:space="preserve"> </w:t>
      </w:r>
      <w:proofErr w:type="spellStart"/>
      <w:r w:rsidRPr="00926B9F">
        <w:rPr>
          <w:lang w:val="en-US"/>
        </w:rPr>
        <w:t>complexité</w:t>
      </w:r>
      <w:proofErr w:type="spellEnd"/>
      <w:r w:rsidRPr="00926B9F">
        <w:rPr>
          <w:lang w:val="en-US"/>
        </w:rPr>
        <w:t xml:space="preserve"> et de </w:t>
      </w:r>
      <w:proofErr w:type="spellStart"/>
      <w:r w:rsidRPr="00926B9F">
        <w:rPr>
          <w:lang w:val="en-US"/>
        </w:rPr>
        <w:t>leurs</w:t>
      </w:r>
      <w:proofErr w:type="spellEnd"/>
      <w:r w:rsidRPr="00926B9F">
        <w:rPr>
          <w:lang w:val="en-US"/>
        </w:rPr>
        <w:t xml:space="preserve"> couleurs, avec </w:t>
      </w:r>
      <w:proofErr w:type="spellStart"/>
      <w:r w:rsidRPr="00926B9F">
        <w:rPr>
          <w:lang w:val="en-US"/>
        </w:rPr>
        <w:t>peut-etre</w:t>
      </w:r>
      <w:proofErr w:type="spellEnd"/>
      <w:r w:rsidRPr="00926B9F">
        <w:rPr>
          <w:lang w:val="en-US"/>
        </w:rPr>
        <w:t xml:space="preserve"> un </w:t>
      </w:r>
      <w:proofErr w:type="spellStart"/>
      <w:r w:rsidRPr="00926B9F">
        <w:rPr>
          <w:lang w:val="en-US"/>
        </w:rPr>
        <w:t>effet</w:t>
      </w:r>
      <w:proofErr w:type="spellEnd"/>
      <w:r w:rsidRPr="00926B9F">
        <w:rPr>
          <w:lang w:val="en-US"/>
        </w:rPr>
        <w:t xml:space="preserve"> </w:t>
      </w:r>
      <w:proofErr w:type="spellStart"/>
      <w:r w:rsidRPr="00926B9F">
        <w:rPr>
          <w:lang w:val="en-US"/>
        </w:rPr>
        <w:t>disruptif</w:t>
      </w:r>
      <w:proofErr w:type="spellEnd"/>
      <w:r w:rsidRPr="00926B9F">
        <w:rPr>
          <w:lang w:val="en-US"/>
        </w:rPr>
        <w:t xml:space="preserve">, </w:t>
      </w:r>
      <w:proofErr w:type="spellStart"/>
      <w:r w:rsidRPr="00926B9F">
        <w:rPr>
          <w:lang w:val="en-US"/>
        </w:rPr>
        <w:t>mais</w:t>
      </w:r>
      <w:proofErr w:type="spellEnd"/>
      <w:r w:rsidRPr="00926B9F">
        <w:rPr>
          <w:lang w:val="en-US"/>
        </w:rPr>
        <w:t xml:space="preserve"> </w:t>
      </w:r>
      <w:proofErr w:type="spellStart"/>
      <w:r w:rsidRPr="00926B9F">
        <w:rPr>
          <w:lang w:val="en-US"/>
        </w:rPr>
        <w:t>ça</w:t>
      </w:r>
      <w:proofErr w:type="spellEnd"/>
      <w:r w:rsidRPr="00926B9F">
        <w:rPr>
          <w:lang w:val="en-US"/>
        </w:rPr>
        <w:t xml:space="preserve"> </w:t>
      </w:r>
      <w:proofErr w:type="spellStart"/>
      <w:r w:rsidRPr="00926B9F">
        <w:rPr>
          <w:lang w:val="en-US"/>
        </w:rPr>
        <w:t>n’a</w:t>
      </w:r>
      <w:proofErr w:type="spellEnd"/>
      <w:r w:rsidRPr="00926B9F">
        <w:rPr>
          <w:lang w:val="en-US"/>
        </w:rPr>
        <w:t xml:space="preserve"> pas </w:t>
      </w:r>
      <w:proofErr w:type="spellStart"/>
      <w:r w:rsidRPr="00926B9F">
        <w:rPr>
          <w:lang w:val="en-US"/>
        </w:rPr>
        <w:t>été</w:t>
      </w:r>
      <w:proofErr w:type="spellEnd"/>
      <w:r w:rsidRPr="00926B9F">
        <w:rPr>
          <w:lang w:val="en-US"/>
        </w:rPr>
        <w:t xml:space="preserve"> </w:t>
      </w:r>
      <w:proofErr w:type="spellStart"/>
      <w:r w:rsidRPr="00926B9F">
        <w:rPr>
          <w:lang w:val="en-US"/>
        </w:rPr>
        <w:t>formellement</w:t>
      </w:r>
      <w:proofErr w:type="spellEnd"/>
      <w:r w:rsidRPr="00926B9F">
        <w:rPr>
          <w:lang w:val="en-US"/>
        </w:rPr>
        <w:t xml:space="preserve"> </w:t>
      </w:r>
      <w:proofErr w:type="spellStart"/>
      <w:r w:rsidRPr="00926B9F">
        <w:rPr>
          <w:lang w:val="en-US"/>
        </w:rPr>
        <w:t>testé</w:t>
      </w:r>
      <w:proofErr w:type="spellEnd"/>
      <w:r w:rsidRPr="00926B9F">
        <w:rPr>
          <w:lang w:val="en-US"/>
        </w:rPr>
        <w:t>)</w:t>
      </w:r>
      <w:r w:rsidR="003F3EAD" w:rsidRPr="00926B9F">
        <w:rPr>
          <w:lang w:val="en-US"/>
        </w:rPr>
        <w:t xml:space="preserve">, </w:t>
      </w:r>
      <w:proofErr w:type="spellStart"/>
      <w:r w:rsidR="003F3EAD" w:rsidRPr="00926B9F">
        <w:rPr>
          <w:lang w:val="en-US"/>
        </w:rPr>
        <w:t>ce</w:t>
      </w:r>
      <w:proofErr w:type="spellEnd"/>
      <w:r w:rsidR="003F3EAD" w:rsidRPr="00926B9F">
        <w:rPr>
          <w:lang w:val="en-US"/>
        </w:rPr>
        <w:t xml:space="preserve"> qui </w:t>
      </w:r>
      <w:proofErr w:type="spellStart"/>
      <w:r w:rsidR="003F3EAD" w:rsidRPr="00926B9F">
        <w:rPr>
          <w:lang w:val="en-US"/>
        </w:rPr>
        <w:t>explique</w:t>
      </w:r>
      <w:proofErr w:type="spellEnd"/>
      <w:r w:rsidR="003F3EAD" w:rsidRPr="00926B9F">
        <w:rPr>
          <w:lang w:val="en-US"/>
        </w:rPr>
        <w:t xml:space="preserve"> </w:t>
      </w:r>
      <w:proofErr w:type="spellStart"/>
      <w:r w:rsidR="003F3EAD" w:rsidRPr="00926B9F">
        <w:rPr>
          <w:lang w:val="en-US"/>
        </w:rPr>
        <w:t>peut-être</w:t>
      </w:r>
      <w:proofErr w:type="spellEnd"/>
      <w:r w:rsidR="003F3EAD" w:rsidRPr="00926B9F">
        <w:rPr>
          <w:lang w:val="en-US"/>
        </w:rPr>
        <w:t xml:space="preserve"> </w:t>
      </w:r>
      <w:proofErr w:type="spellStart"/>
      <w:r w:rsidR="003F3EAD" w:rsidRPr="00926B9F">
        <w:rPr>
          <w:lang w:val="en-US"/>
        </w:rPr>
        <w:t>qu’ils</w:t>
      </w:r>
      <w:proofErr w:type="spellEnd"/>
      <w:r w:rsidR="003F3EAD" w:rsidRPr="00926B9F">
        <w:rPr>
          <w:lang w:val="en-US"/>
        </w:rPr>
        <w:t xml:space="preserve"> </w:t>
      </w:r>
      <w:proofErr w:type="spellStart"/>
      <w:r w:rsidR="003F3EAD" w:rsidRPr="00926B9F">
        <w:rPr>
          <w:lang w:val="en-US"/>
        </w:rPr>
        <w:t>aient</w:t>
      </w:r>
      <w:proofErr w:type="spellEnd"/>
      <w:r w:rsidR="003F3EAD" w:rsidRPr="00926B9F">
        <w:rPr>
          <w:lang w:val="en-US"/>
        </w:rPr>
        <w:t xml:space="preserve"> </w:t>
      </w:r>
      <w:proofErr w:type="spellStart"/>
      <w:r w:rsidR="003F3EAD" w:rsidRPr="00926B9F">
        <w:rPr>
          <w:lang w:val="en-US"/>
        </w:rPr>
        <w:t>été</w:t>
      </w:r>
      <w:proofErr w:type="spellEnd"/>
      <w:r w:rsidR="003F3EAD" w:rsidRPr="00926B9F">
        <w:rPr>
          <w:lang w:val="en-US"/>
        </w:rPr>
        <w:t xml:space="preserve"> </w:t>
      </w:r>
      <w:proofErr w:type="spellStart"/>
      <w:r w:rsidR="003F3EAD" w:rsidRPr="00926B9F">
        <w:rPr>
          <w:lang w:val="en-US"/>
        </w:rPr>
        <w:t>communs</w:t>
      </w:r>
      <w:proofErr w:type="spellEnd"/>
      <w:r w:rsidR="003F3EAD" w:rsidRPr="00926B9F">
        <w:rPr>
          <w:lang w:val="en-US"/>
        </w:rPr>
        <w:t xml:space="preserve"> </w:t>
      </w:r>
      <w:proofErr w:type="spellStart"/>
      <w:r w:rsidR="003F3EAD" w:rsidRPr="00926B9F">
        <w:rPr>
          <w:lang w:val="en-US"/>
        </w:rPr>
        <w:t>avant</w:t>
      </w:r>
      <w:proofErr w:type="spellEnd"/>
      <w:r w:rsidR="003F3EAD" w:rsidRPr="00926B9F">
        <w:rPr>
          <w:lang w:val="en-US"/>
        </w:rPr>
        <w:t xml:space="preserve"> d’être </w:t>
      </w:r>
      <w:proofErr w:type="spellStart"/>
      <w:r w:rsidR="003F3EAD" w:rsidRPr="00926B9F">
        <w:rPr>
          <w:lang w:val="en-US"/>
        </w:rPr>
        <w:t>recruté</w:t>
      </w:r>
      <w:proofErr w:type="spellEnd"/>
      <w:r w:rsidR="003F3EAD" w:rsidRPr="00926B9F">
        <w:rPr>
          <w:lang w:val="en-US"/>
        </w:rPr>
        <w:t xml:space="preserve"> </w:t>
      </w:r>
      <w:proofErr w:type="spellStart"/>
      <w:r w:rsidR="003F3EAD" w:rsidRPr="00926B9F">
        <w:rPr>
          <w:lang w:val="en-US"/>
        </w:rPr>
        <w:t>dans</w:t>
      </w:r>
      <w:proofErr w:type="spellEnd"/>
      <w:r w:rsidR="003F3EAD" w:rsidRPr="00926B9F">
        <w:rPr>
          <w:lang w:val="en-US"/>
        </w:rPr>
        <w:t xml:space="preserve"> le cadre de </w:t>
      </w:r>
      <w:proofErr w:type="spellStart"/>
      <w:r w:rsidR="003F3EAD" w:rsidRPr="00926B9F">
        <w:rPr>
          <w:lang w:val="en-US"/>
        </w:rPr>
        <w:t>défenses</w:t>
      </w:r>
      <w:proofErr w:type="spellEnd"/>
      <w:r w:rsidR="003F3EAD" w:rsidRPr="00926B9F">
        <w:rPr>
          <w:lang w:val="en-US"/>
        </w:rPr>
        <w:t xml:space="preserve"> </w:t>
      </w:r>
      <w:proofErr w:type="spellStart"/>
      <w:r w:rsidR="003F3EAD" w:rsidRPr="00926B9F">
        <w:rPr>
          <w:lang w:val="en-US"/>
        </w:rPr>
        <w:t>aposématiques</w:t>
      </w:r>
      <w:proofErr w:type="spellEnd"/>
      <w:r w:rsidR="003F3EAD" w:rsidRPr="00926B9F">
        <w:rPr>
          <w:lang w:val="en-US"/>
        </w:rPr>
        <w:t>?</w:t>
      </w:r>
    </w:p>
  </w:comment>
  <w:comment w:id="321" w:author="Marianne" w:date="2021-08-10T00:17:00Z" w:initials="M">
    <w:p w14:paraId="40983693" w14:textId="2C36681C" w:rsidR="00790380" w:rsidRPr="00926B9F" w:rsidRDefault="00790380">
      <w:pPr>
        <w:pStyle w:val="CommentText"/>
        <w:rPr>
          <w:lang w:val="en-US"/>
        </w:rPr>
      </w:pPr>
      <w:r>
        <w:rPr>
          <w:rStyle w:val="CommentReference"/>
        </w:rPr>
        <w:annotationRef/>
      </w:r>
      <w:r w:rsidRPr="00926B9F">
        <w:rPr>
          <w:lang w:val="en-US"/>
        </w:rPr>
        <w:t xml:space="preserve">Tu </w:t>
      </w:r>
      <w:proofErr w:type="spellStart"/>
      <w:r w:rsidRPr="00926B9F">
        <w:rPr>
          <w:lang w:val="en-US"/>
        </w:rPr>
        <w:t>fais</w:t>
      </w:r>
      <w:proofErr w:type="spellEnd"/>
      <w:r w:rsidRPr="00926B9F">
        <w:rPr>
          <w:lang w:val="en-US"/>
        </w:rPr>
        <w:t xml:space="preserve"> </w:t>
      </w:r>
      <w:proofErr w:type="spellStart"/>
      <w:r w:rsidRPr="00926B9F">
        <w:rPr>
          <w:lang w:val="en-US"/>
        </w:rPr>
        <w:t>référence</w:t>
      </w:r>
      <w:proofErr w:type="spellEnd"/>
      <w:r w:rsidRPr="00926B9F">
        <w:rPr>
          <w:lang w:val="en-US"/>
        </w:rPr>
        <w:t xml:space="preserve"> à </w:t>
      </w:r>
      <w:proofErr w:type="spellStart"/>
      <w:r w:rsidRPr="00926B9F">
        <w:rPr>
          <w:lang w:val="en-US"/>
        </w:rPr>
        <w:t>l’analyse</w:t>
      </w:r>
      <w:proofErr w:type="spellEnd"/>
      <w:r w:rsidRPr="00926B9F">
        <w:rPr>
          <w:lang w:val="en-US"/>
        </w:rPr>
        <w:t xml:space="preserve"> sur le species richness </w:t>
      </w:r>
      <w:proofErr w:type="spellStart"/>
      <w:r w:rsidRPr="00926B9F">
        <w:rPr>
          <w:lang w:val="en-US"/>
        </w:rPr>
        <w:t>ou</w:t>
      </w:r>
      <w:proofErr w:type="spellEnd"/>
      <w:r w:rsidRPr="00926B9F">
        <w:rPr>
          <w:lang w:val="en-US"/>
        </w:rPr>
        <w:t xml:space="preserve"> les </w:t>
      </w:r>
      <w:proofErr w:type="spellStart"/>
      <w:r w:rsidRPr="00926B9F">
        <w:rPr>
          <w:lang w:val="en-US"/>
        </w:rPr>
        <w:t>résidus</w:t>
      </w:r>
      <w:proofErr w:type="spellEnd"/>
      <w:r w:rsidRPr="00926B9F">
        <w:rPr>
          <w:lang w:val="en-US"/>
        </w:rPr>
        <w:t xml:space="preserve"> par rapport à </w:t>
      </w:r>
      <w:proofErr w:type="spellStart"/>
      <w:r w:rsidRPr="00926B9F">
        <w:rPr>
          <w:lang w:val="en-US"/>
        </w:rPr>
        <w:t>l’âge</w:t>
      </w:r>
      <w:proofErr w:type="spellEnd"/>
      <w:r w:rsidRPr="00926B9F">
        <w:rPr>
          <w:lang w:val="en-US"/>
        </w:rPr>
        <w:t xml:space="preserve">? </w:t>
      </w:r>
      <w:proofErr w:type="spellStart"/>
      <w:r w:rsidRPr="00926B9F">
        <w:rPr>
          <w:lang w:val="en-US"/>
        </w:rPr>
        <w:t>Dans</w:t>
      </w:r>
      <w:proofErr w:type="spellEnd"/>
      <w:r w:rsidRPr="00926B9F">
        <w:rPr>
          <w:lang w:val="en-US"/>
        </w:rPr>
        <w:t xml:space="preserve"> le premier </w:t>
      </w:r>
      <w:proofErr w:type="spellStart"/>
      <w:r w:rsidRPr="00926B9F">
        <w:rPr>
          <w:lang w:val="en-US"/>
        </w:rPr>
        <w:t>cas</w:t>
      </w:r>
      <w:proofErr w:type="spellEnd"/>
      <w:r w:rsidRPr="00926B9F">
        <w:rPr>
          <w:lang w:val="en-US"/>
        </w:rPr>
        <w:t xml:space="preserve"> </w:t>
      </w:r>
      <w:proofErr w:type="spellStart"/>
      <w:r w:rsidRPr="00926B9F">
        <w:rPr>
          <w:lang w:val="en-US"/>
        </w:rPr>
        <w:t>ça</w:t>
      </w:r>
      <w:proofErr w:type="spellEnd"/>
      <w:r w:rsidRPr="00926B9F">
        <w:rPr>
          <w:lang w:val="en-US"/>
        </w:rPr>
        <w:t xml:space="preserve"> se </w:t>
      </w:r>
      <w:proofErr w:type="spellStart"/>
      <w:r w:rsidRPr="00926B9F">
        <w:rPr>
          <w:lang w:val="en-US"/>
        </w:rPr>
        <w:t>comprend</w:t>
      </w:r>
      <w:proofErr w:type="spellEnd"/>
      <w:r w:rsidRPr="00926B9F">
        <w:rPr>
          <w:lang w:val="en-US"/>
        </w:rPr>
        <w:t xml:space="preserve"> </w:t>
      </w:r>
      <w:proofErr w:type="spellStart"/>
      <w:r w:rsidRPr="00926B9F">
        <w:rPr>
          <w:lang w:val="en-US"/>
        </w:rPr>
        <w:t>bien</w:t>
      </w:r>
      <w:proofErr w:type="spellEnd"/>
      <w:r w:rsidRPr="00926B9F">
        <w:rPr>
          <w:lang w:val="en-US"/>
        </w:rPr>
        <w:t xml:space="preserve"> du fait de </w:t>
      </w:r>
      <w:proofErr w:type="spellStart"/>
      <w:r w:rsidRPr="00926B9F">
        <w:rPr>
          <w:lang w:val="en-US"/>
        </w:rPr>
        <w:t>l’effet</w:t>
      </w:r>
      <w:proofErr w:type="spellEnd"/>
      <w:r w:rsidRPr="00926B9F">
        <w:rPr>
          <w:lang w:val="en-US"/>
        </w:rPr>
        <w:t xml:space="preserve"> de </w:t>
      </w:r>
      <w:proofErr w:type="spellStart"/>
      <w:r w:rsidRPr="00926B9F">
        <w:rPr>
          <w:lang w:val="en-US"/>
        </w:rPr>
        <w:t>l’âge</w:t>
      </w:r>
      <w:proofErr w:type="spellEnd"/>
      <w:r w:rsidRPr="00926B9F">
        <w:rPr>
          <w:lang w:val="en-US"/>
        </w:rPr>
        <w:t xml:space="preserve">, </w:t>
      </w:r>
      <w:proofErr w:type="spellStart"/>
      <w:r w:rsidRPr="00926B9F">
        <w:rPr>
          <w:lang w:val="en-US"/>
        </w:rPr>
        <w:t>mais</w:t>
      </w:r>
      <w:proofErr w:type="spellEnd"/>
      <w:r w:rsidRPr="00926B9F">
        <w:rPr>
          <w:lang w:val="en-US"/>
        </w:rPr>
        <w:t xml:space="preserve"> s</w:t>
      </w:r>
      <w:r w:rsidR="003F3EAD" w:rsidRPr="00926B9F">
        <w:rPr>
          <w:lang w:val="en-US"/>
        </w:rPr>
        <w:t>u</w:t>
      </w:r>
      <w:r w:rsidRPr="00926B9F">
        <w:rPr>
          <w:lang w:val="en-US"/>
        </w:rPr>
        <w:t xml:space="preserve">r les </w:t>
      </w:r>
      <w:proofErr w:type="spellStart"/>
      <w:r w:rsidRPr="00926B9F">
        <w:rPr>
          <w:lang w:val="en-US"/>
        </w:rPr>
        <w:t>résidus</w:t>
      </w:r>
      <w:proofErr w:type="spellEnd"/>
      <w:r w:rsidRPr="00926B9F">
        <w:rPr>
          <w:lang w:val="en-US"/>
        </w:rPr>
        <w:t xml:space="preserve"> </w:t>
      </w:r>
      <w:proofErr w:type="spellStart"/>
      <w:r w:rsidRPr="00926B9F">
        <w:rPr>
          <w:lang w:val="en-US"/>
        </w:rPr>
        <w:t>c’est</w:t>
      </w:r>
      <w:proofErr w:type="spellEnd"/>
      <w:r w:rsidRPr="00926B9F">
        <w:rPr>
          <w:lang w:val="en-US"/>
        </w:rPr>
        <w:t xml:space="preserve"> plus </w:t>
      </w:r>
      <w:proofErr w:type="spellStart"/>
      <w:r w:rsidRPr="00926B9F">
        <w:rPr>
          <w:lang w:val="en-US"/>
        </w:rPr>
        <w:t>mysterieux</w:t>
      </w:r>
      <w:proofErr w:type="spellEnd"/>
      <w:r w:rsidRPr="00926B9F">
        <w:rPr>
          <w:lang w:val="en-US"/>
        </w:rPr>
        <w:t xml:space="preserve">, </w:t>
      </w:r>
      <w:proofErr w:type="spellStart"/>
      <w:r w:rsidRPr="00926B9F">
        <w:rPr>
          <w:lang w:val="en-US"/>
        </w:rPr>
        <w:t>sauf</w:t>
      </w:r>
      <w:proofErr w:type="spellEnd"/>
      <w:r w:rsidRPr="00926B9F">
        <w:rPr>
          <w:lang w:val="en-US"/>
        </w:rPr>
        <w:t xml:space="preserve"> </w:t>
      </w:r>
      <w:proofErr w:type="spellStart"/>
      <w:r w:rsidRPr="00926B9F">
        <w:rPr>
          <w:lang w:val="en-US"/>
        </w:rPr>
        <w:t>si</w:t>
      </w:r>
      <w:proofErr w:type="spellEnd"/>
      <w:r w:rsidRPr="00926B9F">
        <w:rPr>
          <w:lang w:val="en-US"/>
        </w:rPr>
        <w:t xml:space="preserve"> la relation avec </w:t>
      </w:r>
      <w:proofErr w:type="spellStart"/>
      <w:r w:rsidRPr="00926B9F">
        <w:rPr>
          <w:lang w:val="en-US"/>
        </w:rPr>
        <w:t>l’âge</w:t>
      </w:r>
      <w:proofErr w:type="spellEnd"/>
      <w:r w:rsidRPr="00926B9F">
        <w:rPr>
          <w:lang w:val="en-US"/>
        </w:rPr>
        <w:t xml:space="preserve"> </w:t>
      </w:r>
      <w:proofErr w:type="spellStart"/>
      <w:r w:rsidRPr="00926B9F">
        <w:rPr>
          <w:lang w:val="en-US"/>
        </w:rPr>
        <w:t>n’est</w:t>
      </w:r>
      <w:proofErr w:type="spellEnd"/>
      <w:r w:rsidRPr="00926B9F">
        <w:rPr>
          <w:lang w:val="en-US"/>
        </w:rPr>
        <w:t xml:space="preserve"> pas </w:t>
      </w:r>
      <w:proofErr w:type="spellStart"/>
      <w:r w:rsidRPr="00926B9F">
        <w:rPr>
          <w:lang w:val="en-US"/>
        </w:rPr>
        <w:t>linéaire</w:t>
      </w:r>
      <w:proofErr w:type="spellEnd"/>
      <w:r w:rsidRPr="00926B9F">
        <w:rPr>
          <w:lang w:val="en-US"/>
        </w:rPr>
        <w:t xml:space="preserve"> (</w:t>
      </w:r>
      <w:proofErr w:type="spellStart"/>
      <w:r w:rsidRPr="00926B9F">
        <w:rPr>
          <w:lang w:val="en-US"/>
        </w:rPr>
        <w:t>d’ailleurs</w:t>
      </w:r>
      <w:proofErr w:type="spellEnd"/>
      <w:r w:rsidRPr="00926B9F">
        <w:rPr>
          <w:lang w:val="en-US"/>
        </w:rPr>
        <w:t xml:space="preserve"> </w:t>
      </w:r>
      <w:proofErr w:type="spellStart"/>
      <w:r w:rsidRPr="00926B9F">
        <w:rPr>
          <w:lang w:val="en-US"/>
        </w:rPr>
        <w:t>elle</w:t>
      </w:r>
      <w:proofErr w:type="spellEnd"/>
      <w:r w:rsidRPr="00926B9F">
        <w:rPr>
          <w:lang w:val="en-US"/>
        </w:rPr>
        <w:t xml:space="preserve"> </w:t>
      </w:r>
      <w:proofErr w:type="spellStart"/>
      <w:r w:rsidRPr="00926B9F">
        <w:rPr>
          <w:lang w:val="en-US"/>
        </w:rPr>
        <w:t>devrait</w:t>
      </w:r>
      <w:proofErr w:type="spellEnd"/>
      <w:r w:rsidRPr="00926B9F">
        <w:rPr>
          <w:lang w:val="en-US"/>
        </w:rPr>
        <w:t xml:space="preserve"> </w:t>
      </w:r>
      <w:proofErr w:type="spellStart"/>
      <w:r w:rsidRPr="00926B9F">
        <w:rPr>
          <w:lang w:val="en-US"/>
        </w:rPr>
        <w:t>plutôt</w:t>
      </w:r>
      <w:proofErr w:type="spellEnd"/>
      <w:r w:rsidRPr="00926B9F">
        <w:rPr>
          <w:lang w:val="en-US"/>
        </w:rPr>
        <w:t xml:space="preserve"> </w:t>
      </w:r>
      <w:proofErr w:type="spellStart"/>
      <w:r w:rsidRPr="00926B9F">
        <w:rPr>
          <w:lang w:val="en-US"/>
        </w:rPr>
        <w:t>être</w:t>
      </w:r>
      <w:proofErr w:type="spellEnd"/>
      <w:r w:rsidRPr="00926B9F">
        <w:rPr>
          <w:lang w:val="en-US"/>
        </w:rPr>
        <w:t xml:space="preserve"> </w:t>
      </w:r>
      <w:proofErr w:type="spellStart"/>
      <w:r w:rsidRPr="00926B9F">
        <w:rPr>
          <w:lang w:val="en-US"/>
        </w:rPr>
        <w:t>exponentielle</w:t>
      </w:r>
      <w:proofErr w:type="spellEnd"/>
      <w:r w:rsidRPr="00926B9F">
        <w:rPr>
          <w:lang w:val="en-US"/>
        </w:rPr>
        <w:t>, non?)</w:t>
      </w:r>
    </w:p>
  </w:comment>
  <w:comment w:id="333" w:author="Marianne" w:date="2021-08-10T00:24:00Z" w:initials="M">
    <w:p w14:paraId="7542AE16" w14:textId="70A332FA" w:rsidR="000C1E32" w:rsidRPr="00926B9F" w:rsidRDefault="000C1E32">
      <w:pPr>
        <w:pStyle w:val="CommentText"/>
        <w:rPr>
          <w:lang w:val="en-US"/>
        </w:rPr>
      </w:pPr>
      <w:r>
        <w:rPr>
          <w:rStyle w:val="CommentReference"/>
        </w:rPr>
        <w:annotationRef/>
      </w:r>
      <w:r w:rsidRPr="00926B9F">
        <w:rPr>
          <w:lang w:val="en-US"/>
        </w:rPr>
        <w:t xml:space="preserve">Il </w:t>
      </w:r>
      <w:proofErr w:type="spellStart"/>
      <w:r w:rsidRPr="00926B9F">
        <w:rPr>
          <w:lang w:val="en-US"/>
        </w:rPr>
        <w:t>faudrait</w:t>
      </w:r>
      <w:proofErr w:type="spellEnd"/>
      <w:r w:rsidRPr="00926B9F">
        <w:rPr>
          <w:lang w:val="en-US"/>
        </w:rPr>
        <w:t xml:space="preserve"> </w:t>
      </w:r>
      <w:proofErr w:type="spellStart"/>
      <w:r w:rsidRPr="00926B9F">
        <w:rPr>
          <w:lang w:val="en-US"/>
        </w:rPr>
        <w:t>mieux</w:t>
      </w:r>
      <w:proofErr w:type="spellEnd"/>
      <w:r w:rsidRPr="00926B9F">
        <w:rPr>
          <w:lang w:val="en-US"/>
        </w:rPr>
        <w:t xml:space="preserve"> </w:t>
      </w:r>
      <w:proofErr w:type="spellStart"/>
      <w:r w:rsidRPr="00926B9F">
        <w:rPr>
          <w:lang w:val="en-US"/>
        </w:rPr>
        <w:t>ex</w:t>
      </w:r>
      <w:r w:rsidR="003F3EAD" w:rsidRPr="00926B9F">
        <w:rPr>
          <w:lang w:val="en-US"/>
        </w:rPr>
        <w:t>pliquer</w:t>
      </w:r>
      <w:proofErr w:type="spellEnd"/>
      <w:r w:rsidR="003F3EAD" w:rsidRPr="00926B9F">
        <w:rPr>
          <w:lang w:val="en-US"/>
        </w:rPr>
        <w:t xml:space="preserve"> que </w:t>
      </w:r>
      <w:proofErr w:type="spellStart"/>
      <w:r w:rsidR="003F3EAD" w:rsidRPr="00926B9F">
        <w:rPr>
          <w:lang w:val="en-US"/>
        </w:rPr>
        <w:t>ce</w:t>
      </w:r>
      <w:proofErr w:type="spellEnd"/>
      <w:r w:rsidR="003F3EAD" w:rsidRPr="00926B9F">
        <w:rPr>
          <w:lang w:val="en-US"/>
        </w:rPr>
        <w:t xml:space="preserve"> qui a </w:t>
      </w:r>
      <w:proofErr w:type="spellStart"/>
      <w:r w:rsidR="003F3EAD" w:rsidRPr="00926B9F">
        <w:rPr>
          <w:lang w:val="en-US"/>
        </w:rPr>
        <w:t>été</w:t>
      </w:r>
      <w:proofErr w:type="spellEnd"/>
      <w:r w:rsidR="003F3EAD" w:rsidRPr="00926B9F">
        <w:rPr>
          <w:lang w:val="en-US"/>
        </w:rPr>
        <w:t xml:space="preserve"> </w:t>
      </w:r>
      <w:proofErr w:type="spellStart"/>
      <w:r w:rsidR="003F3EAD" w:rsidRPr="00926B9F">
        <w:rPr>
          <w:lang w:val="en-US"/>
        </w:rPr>
        <w:t>regardé</w:t>
      </w:r>
      <w:proofErr w:type="spellEnd"/>
      <w:r w:rsidRPr="00926B9F">
        <w:rPr>
          <w:lang w:val="en-US"/>
        </w:rPr>
        <w:t xml:space="preserve"> </w:t>
      </w:r>
      <w:proofErr w:type="spellStart"/>
      <w:r w:rsidRPr="00926B9F">
        <w:rPr>
          <w:lang w:val="en-US"/>
        </w:rPr>
        <w:t>concerne</w:t>
      </w:r>
      <w:proofErr w:type="spellEnd"/>
      <w:r w:rsidRPr="00926B9F">
        <w:rPr>
          <w:lang w:val="en-US"/>
        </w:rPr>
        <w:t xml:space="preserve"> </w:t>
      </w:r>
      <w:proofErr w:type="spellStart"/>
      <w:r w:rsidRPr="00926B9F">
        <w:rPr>
          <w:lang w:val="en-US"/>
        </w:rPr>
        <w:t>uniquement</w:t>
      </w:r>
      <w:proofErr w:type="spellEnd"/>
      <w:r w:rsidRPr="00926B9F">
        <w:rPr>
          <w:lang w:val="en-US"/>
        </w:rPr>
        <w:t xml:space="preserve"> </w:t>
      </w:r>
      <w:proofErr w:type="spellStart"/>
      <w:r w:rsidRPr="00926B9F">
        <w:rPr>
          <w:lang w:val="en-US"/>
        </w:rPr>
        <w:t>l’effet</w:t>
      </w:r>
      <w:proofErr w:type="spellEnd"/>
      <w:r w:rsidRPr="00926B9F">
        <w:rPr>
          <w:lang w:val="en-US"/>
        </w:rPr>
        <w:t xml:space="preserve"> du mimicry sur la diversification des </w:t>
      </w:r>
      <w:proofErr w:type="spellStart"/>
      <w:r w:rsidRPr="00926B9F">
        <w:rPr>
          <w:lang w:val="en-US"/>
        </w:rPr>
        <w:t>espèces</w:t>
      </w:r>
      <w:proofErr w:type="spellEnd"/>
      <w:r w:rsidRPr="00926B9F">
        <w:rPr>
          <w:lang w:val="en-US"/>
        </w:rPr>
        <w:t>.</w:t>
      </w:r>
    </w:p>
    <w:p w14:paraId="6F12E594" w14:textId="3FE78CDE" w:rsidR="000C1E32" w:rsidRPr="00926B9F" w:rsidRDefault="000C1E32">
      <w:pPr>
        <w:pStyle w:val="CommentText"/>
        <w:rPr>
          <w:lang w:val="en-US"/>
        </w:rPr>
      </w:pPr>
      <w:proofErr w:type="spellStart"/>
      <w:r w:rsidRPr="00926B9F">
        <w:rPr>
          <w:lang w:val="en-US"/>
        </w:rPr>
        <w:t>Mais</w:t>
      </w:r>
      <w:proofErr w:type="spellEnd"/>
      <w:r w:rsidRPr="00926B9F">
        <w:rPr>
          <w:lang w:val="en-US"/>
        </w:rPr>
        <w:t xml:space="preserve"> </w:t>
      </w:r>
      <w:proofErr w:type="spellStart"/>
      <w:r w:rsidRPr="00926B9F">
        <w:rPr>
          <w:lang w:val="en-US"/>
        </w:rPr>
        <w:t>dans</w:t>
      </w:r>
      <w:proofErr w:type="spellEnd"/>
      <w:r w:rsidRPr="00926B9F">
        <w:rPr>
          <w:lang w:val="en-US"/>
        </w:rPr>
        <w:t xml:space="preserve"> </w:t>
      </w:r>
      <w:proofErr w:type="spellStart"/>
      <w:r w:rsidR="003F3EAD" w:rsidRPr="00926B9F">
        <w:rPr>
          <w:lang w:val="en-US"/>
        </w:rPr>
        <w:t>n</w:t>
      </w:r>
      <w:r w:rsidRPr="00926B9F">
        <w:rPr>
          <w:lang w:val="en-US"/>
        </w:rPr>
        <w:t>otre</w:t>
      </w:r>
      <w:proofErr w:type="spellEnd"/>
      <w:r w:rsidRPr="00926B9F">
        <w:rPr>
          <w:lang w:val="en-US"/>
        </w:rPr>
        <w:t xml:space="preserve"> étude la question </w:t>
      </w:r>
      <w:proofErr w:type="spellStart"/>
      <w:r w:rsidRPr="00926B9F">
        <w:rPr>
          <w:lang w:val="en-US"/>
        </w:rPr>
        <w:t>est</w:t>
      </w:r>
      <w:proofErr w:type="spellEnd"/>
      <w:r w:rsidRPr="00926B9F">
        <w:rPr>
          <w:lang w:val="en-US"/>
        </w:rPr>
        <w:t xml:space="preserve"> </w:t>
      </w:r>
      <w:proofErr w:type="spellStart"/>
      <w:r w:rsidRPr="00926B9F">
        <w:rPr>
          <w:lang w:val="en-US"/>
        </w:rPr>
        <w:t>différente</w:t>
      </w:r>
      <w:proofErr w:type="spellEnd"/>
      <w:r w:rsidRPr="00926B9F">
        <w:rPr>
          <w:lang w:val="en-US"/>
        </w:rPr>
        <w:t>:</w:t>
      </w:r>
    </w:p>
    <w:p w14:paraId="3018C9AD" w14:textId="3113F7CB" w:rsidR="000C1E32" w:rsidRPr="00926B9F" w:rsidRDefault="000C1E32" w:rsidP="000C1E32">
      <w:pPr>
        <w:pStyle w:val="CommentText"/>
        <w:numPr>
          <w:ilvl w:val="1"/>
          <w:numId w:val="1"/>
        </w:numPr>
        <w:rPr>
          <w:lang w:val="en-US"/>
        </w:rPr>
      </w:pPr>
      <w:r w:rsidRPr="00926B9F">
        <w:rPr>
          <w:lang w:val="en-US"/>
        </w:rPr>
        <w:t>Effect of mim</w:t>
      </w:r>
      <w:r w:rsidR="003F3EAD" w:rsidRPr="00926B9F">
        <w:rPr>
          <w:lang w:val="en-US"/>
        </w:rPr>
        <w:t>i</w:t>
      </w:r>
      <w:r w:rsidRPr="00926B9F">
        <w:rPr>
          <w:lang w:val="en-US"/>
        </w:rPr>
        <w:t>cry on phenotypic evolution</w:t>
      </w:r>
    </w:p>
    <w:p w14:paraId="3F286EC2" w14:textId="603A38A7" w:rsidR="000C1E32" w:rsidRPr="00926B9F" w:rsidRDefault="000C1E32" w:rsidP="000C1E32">
      <w:pPr>
        <w:pStyle w:val="CommentText"/>
        <w:numPr>
          <w:ilvl w:val="1"/>
          <w:numId w:val="1"/>
        </w:numPr>
        <w:rPr>
          <w:lang w:val="en-US"/>
        </w:rPr>
      </w:pPr>
      <w:r w:rsidRPr="00926B9F">
        <w:rPr>
          <w:lang w:val="en-US"/>
        </w:rPr>
        <w:t>Explain differences in species richness between mimicry rings</w:t>
      </w:r>
    </w:p>
  </w:comment>
  <w:comment w:id="334" w:author="Marianne" w:date="2021-08-10T00:23:00Z" w:initials="M">
    <w:p w14:paraId="2FBB35A5" w14:textId="4D8298BB" w:rsidR="00790380" w:rsidRPr="003E4E6D" w:rsidRDefault="00790380">
      <w:pPr>
        <w:pStyle w:val="CommentText"/>
        <w:rPr>
          <w:lang w:val="en-US"/>
        </w:rPr>
      </w:pPr>
      <w:r>
        <w:rPr>
          <w:rStyle w:val="CommentReference"/>
        </w:rPr>
        <w:annotationRef/>
      </w:r>
      <w:proofErr w:type="spellStart"/>
      <w:r w:rsidRPr="003E4E6D">
        <w:rPr>
          <w:lang w:val="en-US"/>
        </w:rPr>
        <w:t>Expliciter</w:t>
      </w:r>
      <w:proofErr w:type="spellEnd"/>
      <w:r w:rsidRPr="003E4E6D">
        <w:rPr>
          <w:lang w:val="en-US"/>
        </w:rPr>
        <w:t xml:space="preserve"> les </w:t>
      </w:r>
      <w:proofErr w:type="spellStart"/>
      <w:r w:rsidRPr="003E4E6D">
        <w:rPr>
          <w:lang w:val="en-US"/>
        </w:rPr>
        <w:t>résultats</w:t>
      </w:r>
      <w:proofErr w:type="spellEnd"/>
      <w:r w:rsidRPr="003E4E6D">
        <w:rPr>
          <w:lang w:val="en-US"/>
        </w:rPr>
        <w:t xml:space="preserve"> de </w:t>
      </w:r>
      <w:proofErr w:type="spellStart"/>
      <w:r w:rsidRPr="003E4E6D">
        <w:rPr>
          <w:lang w:val="en-US"/>
        </w:rPr>
        <w:t>ce</w:t>
      </w:r>
      <w:proofErr w:type="spellEnd"/>
      <w:r w:rsidRPr="003E4E6D">
        <w:rPr>
          <w:lang w:val="en-US"/>
        </w:rPr>
        <w:t xml:space="preserve"> papier:</w:t>
      </w:r>
    </w:p>
    <w:p w14:paraId="5C44912F" w14:textId="65D69C9A" w:rsidR="00790380" w:rsidRPr="003E4E6D" w:rsidRDefault="000C1E32">
      <w:pPr>
        <w:pStyle w:val="CommentText"/>
        <w:rPr>
          <w:lang w:val="en-US"/>
        </w:rPr>
      </w:pPr>
      <w:r w:rsidRPr="003E4E6D">
        <w:rPr>
          <w:lang w:val="en-US"/>
        </w:rPr>
        <w:t>Mimetic clades have a higher species richness</w:t>
      </w:r>
    </w:p>
  </w:comment>
  <w:comment w:id="339" w:author="Marianne" w:date="2021-08-10T00:27:00Z" w:initials="M">
    <w:p w14:paraId="349C3596" w14:textId="1FE4FA38" w:rsidR="000C1E32" w:rsidRDefault="000C1E32">
      <w:pPr>
        <w:pStyle w:val="CommentText"/>
      </w:pPr>
      <w:r>
        <w:rPr>
          <w:rStyle w:val="CommentReference"/>
        </w:rPr>
        <w:annotationRef/>
      </w:r>
      <w:r>
        <w:t xml:space="preserve">Je </w:t>
      </w:r>
      <w:proofErr w:type="spellStart"/>
      <w:r>
        <w:t>sais</w:t>
      </w:r>
      <w:proofErr w:type="spellEnd"/>
      <w:r>
        <w:t xml:space="preserve"> </w:t>
      </w:r>
      <w:proofErr w:type="spellStart"/>
      <w:r>
        <w:t>pas</w:t>
      </w:r>
      <w:proofErr w:type="spellEnd"/>
      <w:r>
        <w:t xml:space="preserve"> si ça apporte vraiment qqch de dire ça...</w:t>
      </w:r>
    </w:p>
  </w:comment>
  <w:comment w:id="382" w:author="Marianne" w:date="2021-08-10T00:37:00Z" w:initials="M">
    <w:p w14:paraId="705B74FE" w14:textId="6615E3BC" w:rsidR="00034B98" w:rsidRPr="003E4E6D" w:rsidRDefault="00034B98">
      <w:pPr>
        <w:pStyle w:val="CommentText"/>
        <w:rPr>
          <w:lang w:val="en-US"/>
        </w:rPr>
      </w:pPr>
      <w:r>
        <w:rPr>
          <w:rStyle w:val="CommentReference"/>
        </w:rPr>
        <w:annotationRef/>
      </w:r>
      <w:proofErr w:type="spellStart"/>
      <w:r w:rsidRPr="003E4E6D">
        <w:rPr>
          <w:lang w:val="en-US"/>
        </w:rPr>
        <w:t>Pourtant</w:t>
      </w:r>
      <w:proofErr w:type="spellEnd"/>
      <w:r w:rsidRPr="003E4E6D">
        <w:rPr>
          <w:lang w:val="en-US"/>
        </w:rPr>
        <w:t xml:space="preserve"> on </w:t>
      </w:r>
      <w:proofErr w:type="spellStart"/>
      <w:r w:rsidRPr="003E4E6D">
        <w:rPr>
          <w:lang w:val="en-US"/>
        </w:rPr>
        <w:t>trouve</w:t>
      </w:r>
      <w:proofErr w:type="spellEnd"/>
      <w:r w:rsidRPr="003E4E6D">
        <w:rPr>
          <w:lang w:val="en-US"/>
        </w:rPr>
        <w:t xml:space="preserve"> kappa ~ 0 chez les </w:t>
      </w:r>
      <w:proofErr w:type="spellStart"/>
      <w:r w:rsidRPr="003E4E6D">
        <w:rPr>
          <w:lang w:val="en-US"/>
        </w:rPr>
        <w:t>ithomiines</w:t>
      </w:r>
      <w:proofErr w:type="spellEnd"/>
      <w:r w:rsidRPr="003E4E6D">
        <w:rPr>
          <w:lang w:val="en-US"/>
        </w:rPr>
        <w:t xml:space="preserve"> </w:t>
      </w:r>
      <w:proofErr w:type="gramStart"/>
      <w:r w:rsidRPr="003E4E6D">
        <w:rPr>
          <w:lang w:val="en-US"/>
        </w:rPr>
        <w:t xml:space="preserve">-  </w:t>
      </w:r>
      <w:proofErr w:type="spellStart"/>
      <w:r w:rsidRPr="003E4E6D">
        <w:rPr>
          <w:lang w:val="en-US"/>
        </w:rPr>
        <w:t>ce</w:t>
      </w:r>
      <w:proofErr w:type="spellEnd"/>
      <w:proofErr w:type="gramEnd"/>
      <w:r w:rsidRPr="003E4E6D">
        <w:rPr>
          <w:lang w:val="en-US"/>
        </w:rPr>
        <w:t xml:space="preserve"> </w:t>
      </w:r>
      <w:proofErr w:type="spellStart"/>
      <w:r w:rsidRPr="003E4E6D">
        <w:rPr>
          <w:lang w:val="en-US"/>
        </w:rPr>
        <w:t>qu’on</w:t>
      </w:r>
      <w:proofErr w:type="spellEnd"/>
      <w:r w:rsidRPr="003E4E6D">
        <w:rPr>
          <w:lang w:val="en-US"/>
        </w:rPr>
        <w:t xml:space="preserve"> ne </w:t>
      </w:r>
      <w:proofErr w:type="spellStart"/>
      <w:r w:rsidRPr="003E4E6D">
        <w:rPr>
          <w:lang w:val="en-US"/>
        </w:rPr>
        <w:t>discute</w:t>
      </w:r>
      <w:proofErr w:type="spellEnd"/>
      <w:r w:rsidRPr="003E4E6D">
        <w:rPr>
          <w:lang w:val="en-US"/>
        </w:rPr>
        <w:t xml:space="preserve"> pas car a priori par </w:t>
      </w:r>
      <w:proofErr w:type="spellStart"/>
      <w:r w:rsidRPr="003E4E6D">
        <w:rPr>
          <w:lang w:val="en-US"/>
        </w:rPr>
        <w:t>l’orientation</w:t>
      </w:r>
      <w:proofErr w:type="spellEnd"/>
      <w:r w:rsidRPr="003E4E6D">
        <w:rPr>
          <w:lang w:val="en-US"/>
        </w:rPr>
        <w:t xml:space="preserve"> du papier, </w:t>
      </w:r>
      <w:proofErr w:type="spellStart"/>
      <w:r w:rsidRPr="003E4E6D">
        <w:rPr>
          <w:lang w:val="en-US"/>
        </w:rPr>
        <w:t>mais</w:t>
      </w:r>
      <w:proofErr w:type="spellEnd"/>
      <w:r w:rsidRPr="003E4E6D">
        <w:rPr>
          <w:lang w:val="en-US"/>
        </w:rPr>
        <w:t xml:space="preserve"> </w:t>
      </w:r>
      <w:proofErr w:type="spellStart"/>
      <w:r w:rsidR="003F3EAD" w:rsidRPr="003E4E6D">
        <w:rPr>
          <w:lang w:val="en-US"/>
        </w:rPr>
        <w:t>cette</w:t>
      </w:r>
      <w:proofErr w:type="spellEnd"/>
      <w:r w:rsidR="003F3EAD" w:rsidRPr="003E4E6D">
        <w:rPr>
          <w:lang w:val="en-US"/>
        </w:rPr>
        <w:t xml:space="preserve"> </w:t>
      </w:r>
      <w:proofErr w:type="spellStart"/>
      <w:r w:rsidR="003F3EAD" w:rsidRPr="003E4E6D">
        <w:rPr>
          <w:lang w:val="en-US"/>
        </w:rPr>
        <w:t>partie</w:t>
      </w:r>
      <w:proofErr w:type="spellEnd"/>
      <w:r w:rsidR="003F3EAD" w:rsidRPr="003E4E6D">
        <w:rPr>
          <w:lang w:val="en-US"/>
        </w:rPr>
        <w:t xml:space="preserve"> de </w:t>
      </w:r>
      <w:r w:rsidRPr="003E4E6D">
        <w:rPr>
          <w:lang w:val="en-US"/>
        </w:rPr>
        <w:t xml:space="preserve">la discussion </w:t>
      </w:r>
      <w:proofErr w:type="spellStart"/>
      <w:r w:rsidRPr="003E4E6D">
        <w:rPr>
          <w:lang w:val="en-US"/>
        </w:rPr>
        <w:t>remet</w:t>
      </w:r>
      <w:proofErr w:type="spellEnd"/>
      <w:r w:rsidRPr="003E4E6D">
        <w:rPr>
          <w:lang w:val="en-US"/>
        </w:rPr>
        <w:t xml:space="preserve"> </w:t>
      </w:r>
      <w:proofErr w:type="spellStart"/>
      <w:r w:rsidRPr="003E4E6D">
        <w:rPr>
          <w:lang w:val="en-US"/>
        </w:rPr>
        <w:t>cette</w:t>
      </w:r>
      <w:proofErr w:type="spellEnd"/>
      <w:r w:rsidRPr="003E4E6D">
        <w:rPr>
          <w:lang w:val="en-US"/>
        </w:rPr>
        <w:t xml:space="preserve"> question sur le tapis</w:t>
      </w:r>
    </w:p>
  </w:comment>
  <w:comment w:id="384" w:author="Marianne" w:date="2021-08-10T00:41:00Z" w:initials="M">
    <w:p w14:paraId="1AE97845" w14:textId="3B4B5576" w:rsidR="00034B98" w:rsidRPr="003E4E6D" w:rsidRDefault="00034B98">
      <w:pPr>
        <w:pStyle w:val="CommentText"/>
        <w:rPr>
          <w:lang w:val="en-US"/>
        </w:rPr>
      </w:pPr>
      <w:r>
        <w:rPr>
          <w:rStyle w:val="CommentReference"/>
        </w:rPr>
        <w:annotationRef/>
      </w:r>
      <w:r w:rsidRPr="003E4E6D">
        <w:rPr>
          <w:lang w:val="en-US"/>
        </w:rPr>
        <w:t xml:space="preserve">Il </w:t>
      </w:r>
      <w:proofErr w:type="spellStart"/>
      <w:r w:rsidRPr="003E4E6D">
        <w:rPr>
          <w:lang w:val="en-US"/>
        </w:rPr>
        <w:t>faudrait</w:t>
      </w:r>
      <w:proofErr w:type="spellEnd"/>
      <w:r w:rsidRPr="003E4E6D">
        <w:rPr>
          <w:lang w:val="en-US"/>
        </w:rPr>
        <w:t xml:space="preserve"> que </w:t>
      </w:r>
      <w:proofErr w:type="spellStart"/>
      <w:r w:rsidRPr="003E4E6D">
        <w:rPr>
          <w:lang w:val="en-US"/>
        </w:rPr>
        <w:t>ces</w:t>
      </w:r>
      <w:proofErr w:type="spellEnd"/>
      <w:r w:rsidRPr="003E4E6D">
        <w:rPr>
          <w:lang w:val="en-US"/>
        </w:rPr>
        <w:t xml:space="preserve"> </w:t>
      </w:r>
      <w:proofErr w:type="spellStart"/>
      <w:r w:rsidRPr="003E4E6D">
        <w:rPr>
          <w:lang w:val="en-US"/>
        </w:rPr>
        <w:t>données</w:t>
      </w:r>
      <w:proofErr w:type="spellEnd"/>
      <w:r w:rsidRPr="003E4E6D">
        <w:rPr>
          <w:lang w:val="en-US"/>
        </w:rPr>
        <w:t xml:space="preserve"> </w:t>
      </w:r>
      <w:proofErr w:type="spellStart"/>
      <w:r w:rsidRPr="003E4E6D">
        <w:rPr>
          <w:lang w:val="en-US"/>
        </w:rPr>
        <w:t>apparaissent</w:t>
      </w:r>
      <w:proofErr w:type="spellEnd"/>
      <w:r w:rsidRPr="003E4E6D">
        <w:rPr>
          <w:lang w:val="en-US"/>
        </w:rPr>
        <w:t xml:space="preserve"> </w:t>
      </w:r>
      <w:proofErr w:type="spellStart"/>
      <w:r w:rsidRPr="003E4E6D">
        <w:rPr>
          <w:lang w:val="en-US"/>
        </w:rPr>
        <w:t>dans</w:t>
      </w:r>
      <w:proofErr w:type="spellEnd"/>
      <w:r w:rsidRPr="003E4E6D">
        <w:rPr>
          <w:lang w:val="en-US"/>
        </w:rPr>
        <w:t xml:space="preserve"> les </w:t>
      </w:r>
      <w:proofErr w:type="spellStart"/>
      <w:r w:rsidRPr="003E4E6D">
        <w:rPr>
          <w:lang w:val="en-US"/>
        </w:rPr>
        <w:t>résultats</w:t>
      </w:r>
      <w:proofErr w:type="spellEnd"/>
      <w:r w:rsidRPr="003E4E6D">
        <w:rPr>
          <w:lang w:val="en-US"/>
        </w:rPr>
        <w:t xml:space="preserve">, par </w:t>
      </w:r>
      <w:proofErr w:type="spellStart"/>
      <w:r w:rsidRPr="003E4E6D">
        <w:rPr>
          <w:lang w:val="en-US"/>
        </w:rPr>
        <w:t>exemple</w:t>
      </w:r>
      <w:proofErr w:type="spellEnd"/>
      <w:r w:rsidRPr="003E4E6D">
        <w:rPr>
          <w:lang w:val="en-US"/>
        </w:rPr>
        <w:t xml:space="preserve"> sous la </w:t>
      </w:r>
      <w:proofErr w:type="spellStart"/>
      <w:r w:rsidRPr="003E4E6D">
        <w:rPr>
          <w:lang w:val="en-US"/>
        </w:rPr>
        <w:t>forme</w:t>
      </w:r>
      <w:proofErr w:type="spellEnd"/>
      <w:r w:rsidRPr="003E4E6D">
        <w:rPr>
          <w:lang w:val="en-US"/>
        </w:rPr>
        <w:t xml:space="preserve"> d’un Venn </w:t>
      </w:r>
      <w:proofErr w:type="spellStart"/>
      <w:r w:rsidRPr="003E4E6D">
        <w:rPr>
          <w:lang w:val="en-US"/>
        </w:rPr>
        <w:t>diagramm</w:t>
      </w:r>
      <w:proofErr w:type="spellEnd"/>
      <w:r w:rsidRPr="003E4E6D">
        <w:rPr>
          <w:lang w:val="en-US"/>
        </w:rPr>
        <w:t xml:space="preserve"> </w:t>
      </w:r>
      <w:proofErr w:type="spellStart"/>
      <w:r w:rsidRPr="003E4E6D">
        <w:rPr>
          <w:lang w:val="en-US"/>
        </w:rPr>
        <w:t>montrant</w:t>
      </w:r>
      <w:proofErr w:type="spellEnd"/>
      <w:r w:rsidRPr="003E4E6D">
        <w:rPr>
          <w:lang w:val="en-US"/>
        </w:rPr>
        <w:t xml:space="preserve"> les genres/sous-</w:t>
      </w:r>
      <w:proofErr w:type="spellStart"/>
      <w:r w:rsidRPr="003E4E6D">
        <w:rPr>
          <w:lang w:val="en-US"/>
        </w:rPr>
        <w:t>tribus</w:t>
      </w:r>
      <w:proofErr w:type="spellEnd"/>
      <w:r w:rsidRPr="003E4E6D">
        <w:rPr>
          <w:lang w:val="en-US"/>
        </w:rPr>
        <w:t xml:space="preserve"> </w:t>
      </w:r>
      <w:proofErr w:type="spellStart"/>
      <w:r w:rsidRPr="003E4E6D">
        <w:rPr>
          <w:lang w:val="en-US"/>
        </w:rPr>
        <w:t>principaux</w:t>
      </w:r>
      <w:proofErr w:type="spellEnd"/>
      <w:r w:rsidRPr="003E4E6D">
        <w:rPr>
          <w:lang w:val="en-US"/>
        </w:rPr>
        <w:t>.</w:t>
      </w:r>
    </w:p>
    <w:p w14:paraId="750E2917" w14:textId="12A12A16" w:rsidR="00034B98" w:rsidRDefault="00034B98">
      <w:pPr>
        <w:pStyle w:val="CommentText"/>
      </w:pPr>
      <w:r>
        <w:t xml:space="preserve">De </w:t>
      </w:r>
      <w:proofErr w:type="spellStart"/>
      <w:r>
        <w:t>même</w:t>
      </w:r>
      <w:proofErr w:type="spellEnd"/>
      <w:r>
        <w:t xml:space="preserve">, </w:t>
      </w:r>
      <w:proofErr w:type="spellStart"/>
      <w:r>
        <w:t>ce</w:t>
      </w:r>
      <w:proofErr w:type="spellEnd"/>
      <w:r>
        <w:t xml:space="preserve"> </w:t>
      </w:r>
      <w:proofErr w:type="spellStart"/>
      <w:r>
        <w:t>serait</w:t>
      </w:r>
      <w:proofErr w:type="spellEnd"/>
      <w:r>
        <w:t xml:space="preserve"> bien de représenter le taux de polymorphisme pour les différents genres.</w:t>
      </w:r>
    </w:p>
    <w:p w14:paraId="541A5E51" w14:textId="4BD84D9B" w:rsidR="00034B98" w:rsidRPr="003E4E6D" w:rsidRDefault="00034B98">
      <w:pPr>
        <w:pStyle w:val="CommentText"/>
        <w:rPr>
          <w:lang w:val="en-US"/>
        </w:rPr>
      </w:pPr>
      <w:proofErr w:type="spellStart"/>
      <w:r w:rsidRPr="003E4E6D">
        <w:rPr>
          <w:lang w:val="en-US"/>
        </w:rPr>
        <w:t>En</w:t>
      </w:r>
      <w:proofErr w:type="spellEnd"/>
      <w:r w:rsidRPr="003E4E6D">
        <w:rPr>
          <w:lang w:val="en-US"/>
        </w:rPr>
        <w:t xml:space="preserve"> fait </w:t>
      </w:r>
      <w:proofErr w:type="spellStart"/>
      <w:r w:rsidRPr="003E4E6D">
        <w:rPr>
          <w:lang w:val="en-US"/>
        </w:rPr>
        <w:t>il</w:t>
      </w:r>
      <w:proofErr w:type="spellEnd"/>
      <w:r w:rsidRPr="003E4E6D">
        <w:rPr>
          <w:lang w:val="en-US"/>
        </w:rPr>
        <w:t xml:space="preserve"> </w:t>
      </w:r>
      <w:proofErr w:type="spellStart"/>
      <w:r w:rsidRPr="003E4E6D">
        <w:rPr>
          <w:lang w:val="en-US"/>
        </w:rPr>
        <w:t>faudrait</w:t>
      </w:r>
      <w:proofErr w:type="spellEnd"/>
      <w:r w:rsidRPr="003E4E6D">
        <w:rPr>
          <w:lang w:val="en-US"/>
        </w:rPr>
        <w:t xml:space="preserve"> plus de descriptive statistics </w:t>
      </w:r>
      <w:proofErr w:type="spellStart"/>
      <w:r w:rsidRPr="003E4E6D">
        <w:rPr>
          <w:lang w:val="en-US"/>
        </w:rPr>
        <w:t>dans</w:t>
      </w:r>
      <w:proofErr w:type="spellEnd"/>
      <w:r w:rsidRPr="003E4E6D">
        <w:rPr>
          <w:lang w:val="en-US"/>
        </w:rPr>
        <w:t xml:space="preserve"> les </w:t>
      </w:r>
      <w:proofErr w:type="spellStart"/>
      <w:r w:rsidRPr="003E4E6D">
        <w:rPr>
          <w:lang w:val="en-US"/>
        </w:rPr>
        <w:t>résultats</w:t>
      </w:r>
      <w:proofErr w:type="spellEnd"/>
    </w:p>
  </w:comment>
  <w:comment w:id="391" w:author="Marianne" w:date="2021-08-10T00:39:00Z" w:initials="M">
    <w:p w14:paraId="2A0DE85B" w14:textId="4B30E66F" w:rsidR="00034B98" w:rsidRPr="003E4E6D" w:rsidRDefault="00034B98">
      <w:pPr>
        <w:pStyle w:val="CommentText"/>
        <w:rPr>
          <w:lang w:val="en-US"/>
        </w:rPr>
      </w:pPr>
      <w:r>
        <w:rPr>
          <w:rStyle w:val="CommentReference"/>
        </w:rPr>
        <w:annotationRef/>
      </w:r>
      <w:r w:rsidRPr="003E4E6D">
        <w:rPr>
          <w:lang w:val="en-US"/>
        </w:rPr>
        <w:t xml:space="preserve">Lower diversity? On </w:t>
      </w:r>
      <w:proofErr w:type="spellStart"/>
      <w:r w:rsidRPr="003E4E6D">
        <w:rPr>
          <w:lang w:val="en-US"/>
        </w:rPr>
        <w:t>n’a</w:t>
      </w:r>
      <w:proofErr w:type="spellEnd"/>
      <w:r w:rsidRPr="003E4E6D">
        <w:rPr>
          <w:lang w:val="en-US"/>
        </w:rPr>
        <w:t xml:space="preserve"> pas </w:t>
      </w:r>
      <w:proofErr w:type="spellStart"/>
      <w:r w:rsidRPr="003E4E6D">
        <w:rPr>
          <w:lang w:val="en-US"/>
        </w:rPr>
        <w:t>regardé</w:t>
      </w:r>
      <w:proofErr w:type="spellEnd"/>
      <w:r w:rsidRPr="003E4E6D">
        <w:rPr>
          <w:lang w:val="en-US"/>
        </w:rPr>
        <w:t xml:space="preserve"> le signal </w:t>
      </w:r>
      <w:proofErr w:type="spellStart"/>
      <w:r w:rsidRPr="003E4E6D">
        <w:rPr>
          <w:lang w:val="en-US"/>
        </w:rPr>
        <w:t>phy</w:t>
      </w:r>
      <w:proofErr w:type="spellEnd"/>
      <w:r w:rsidRPr="003E4E6D">
        <w:rPr>
          <w:lang w:val="en-US"/>
        </w:rPr>
        <w:t xml:space="preserve"> à </w:t>
      </w:r>
      <w:proofErr w:type="spellStart"/>
      <w:r w:rsidRPr="003E4E6D">
        <w:rPr>
          <w:lang w:val="en-US"/>
        </w:rPr>
        <w:t>cette</w:t>
      </w:r>
      <w:proofErr w:type="spellEnd"/>
      <w:r w:rsidRPr="003E4E6D">
        <w:rPr>
          <w:lang w:val="en-US"/>
        </w:rPr>
        <w:t xml:space="preserve"> </w:t>
      </w:r>
      <w:proofErr w:type="spellStart"/>
      <w:r w:rsidRPr="003E4E6D">
        <w:rPr>
          <w:lang w:val="en-US"/>
        </w:rPr>
        <w:t>échelle</w:t>
      </w:r>
      <w:proofErr w:type="spellEnd"/>
      <w:r w:rsidRPr="003E4E6D">
        <w:rPr>
          <w:lang w:val="en-US"/>
        </w:rPr>
        <w:t xml:space="preserve"> </w:t>
      </w:r>
      <w:proofErr w:type="spellStart"/>
      <w:r w:rsidRPr="003E4E6D">
        <w:rPr>
          <w:lang w:val="en-US"/>
        </w:rPr>
        <w:t>il</w:t>
      </w:r>
      <w:proofErr w:type="spellEnd"/>
      <w:r w:rsidRPr="003E4E6D">
        <w:rPr>
          <w:lang w:val="en-US"/>
        </w:rPr>
        <w:t xml:space="preserve"> me </w:t>
      </w:r>
      <w:proofErr w:type="spellStart"/>
      <w:r w:rsidRPr="003E4E6D">
        <w:rPr>
          <w:lang w:val="en-US"/>
        </w:rPr>
        <w:t>semble</w:t>
      </w:r>
      <w:proofErr w:type="spellEnd"/>
    </w:p>
  </w:comment>
  <w:comment w:id="393" w:author="Microsoft Office User" w:date="2021-06-09T16:45:00Z" w:initials="MOU">
    <w:p w14:paraId="370A9D4F" w14:textId="35B5DF46" w:rsidR="00287055" w:rsidRPr="006C4E15" w:rsidRDefault="00287055">
      <w:pPr>
        <w:pStyle w:val="CommentText"/>
        <w:rPr>
          <w:lang w:val="en-US"/>
        </w:rPr>
      </w:pPr>
      <w:r>
        <w:rPr>
          <w:rStyle w:val="CommentReference"/>
        </w:rPr>
        <w:annotationRef/>
      </w:r>
      <w:r w:rsidRPr="006C4E15">
        <w:rPr>
          <w:lang w:val="en-US"/>
        </w:rPr>
        <w:t xml:space="preserve">Currently not happy about that. I want to find a way to </w:t>
      </w:r>
      <w:r>
        <w:rPr>
          <w:lang w:val="en-US"/>
        </w:rPr>
        <w:t>have branch length proportional to the frequency at which a shift was found across the 1000 random iterations. For the next version.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261551" w15:done="0"/>
  <w15:commentEx w15:paraId="68868CED" w15:done="0"/>
  <w15:commentEx w15:paraId="04F51956" w15:done="0"/>
  <w15:commentEx w15:paraId="3FEDD463" w15:done="0"/>
  <w15:commentEx w15:paraId="046E7415" w15:done="0"/>
  <w15:commentEx w15:paraId="68CD8A9A" w15:done="0"/>
  <w15:commentEx w15:paraId="304B26F0" w15:done="0"/>
  <w15:commentEx w15:paraId="4E219BBB" w15:done="0"/>
  <w15:commentEx w15:paraId="7A6026E7" w15:done="0"/>
  <w15:commentEx w15:paraId="5980D00C" w15:done="0"/>
  <w15:commentEx w15:paraId="3DBA3C7E" w15:done="0"/>
  <w15:commentEx w15:paraId="2CAF8956" w15:done="0"/>
  <w15:commentEx w15:paraId="2A3B73A1" w15:done="0"/>
  <w15:commentEx w15:paraId="4DC58A5C" w15:done="0"/>
  <w15:commentEx w15:paraId="2E59D034" w15:done="0"/>
  <w15:commentEx w15:paraId="490A4100" w15:done="0"/>
  <w15:commentEx w15:paraId="296C88AC" w15:done="0"/>
  <w15:commentEx w15:paraId="43C408FF" w15:done="0"/>
  <w15:commentEx w15:paraId="488A0940" w15:done="0"/>
  <w15:commentEx w15:paraId="4F0F9430" w15:done="0"/>
  <w15:commentEx w15:paraId="2D9A0F0C" w15:done="0"/>
  <w15:commentEx w15:paraId="464E2F95" w15:done="0"/>
  <w15:commentEx w15:paraId="567AF850" w15:paraIdParent="464E2F95" w15:done="0"/>
  <w15:commentEx w15:paraId="178C02E8" w15:done="0"/>
  <w15:commentEx w15:paraId="7894083E" w15:done="0"/>
  <w15:commentEx w15:paraId="5B365819" w15:done="0"/>
  <w15:commentEx w15:paraId="42062F0E" w15:done="0"/>
  <w15:commentEx w15:paraId="180D38A8" w15:done="0"/>
  <w15:commentEx w15:paraId="42570D6A" w15:done="0"/>
  <w15:commentEx w15:paraId="3FE1F1A1" w15:done="0"/>
  <w15:commentEx w15:paraId="3D7BEB0E" w15:done="0"/>
  <w15:commentEx w15:paraId="59770041" w15:done="0"/>
  <w15:commentEx w15:paraId="1E2BA102" w15:done="0"/>
  <w15:commentEx w15:paraId="2F885E93" w15:done="0"/>
  <w15:commentEx w15:paraId="35ED676A" w15:done="0"/>
  <w15:commentEx w15:paraId="36BC67DB" w15:done="0"/>
  <w15:commentEx w15:paraId="658C250B" w15:done="0"/>
  <w15:commentEx w15:paraId="0B63F2D7" w15:done="0"/>
  <w15:commentEx w15:paraId="2ACEEF76" w15:done="0"/>
  <w15:commentEx w15:paraId="7CFF685F" w15:done="0"/>
  <w15:commentEx w15:paraId="4A707838" w15:done="0"/>
  <w15:commentEx w15:paraId="75E90CDA" w15:done="0"/>
  <w15:commentEx w15:paraId="4FC8ECA0" w15:done="0"/>
  <w15:commentEx w15:paraId="5E0B36EC" w15:done="0"/>
  <w15:commentEx w15:paraId="6FC0D6BE" w15:done="0"/>
  <w15:commentEx w15:paraId="47CDD326" w15:done="0"/>
  <w15:commentEx w15:paraId="646F5D38" w15:done="0"/>
  <w15:commentEx w15:paraId="4F50443D" w15:done="0"/>
  <w15:commentEx w15:paraId="514A5AEA" w15:done="0"/>
  <w15:commentEx w15:paraId="63DF73C4" w15:done="0"/>
  <w15:commentEx w15:paraId="26270FF3" w15:done="0"/>
  <w15:commentEx w15:paraId="2819C7BA" w15:done="0"/>
  <w15:commentEx w15:paraId="628FB708" w15:done="0"/>
  <w15:commentEx w15:paraId="68A95DD8" w15:done="0"/>
  <w15:commentEx w15:paraId="54EF51B5" w15:done="0"/>
  <w15:commentEx w15:paraId="25057DEA" w15:done="0"/>
  <w15:commentEx w15:paraId="40983693" w15:done="0"/>
  <w15:commentEx w15:paraId="3F286EC2" w15:done="0"/>
  <w15:commentEx w15:paraId="5C44912F" w15:done="0"/>
  <w15:commentEx w15:paraId="349C3596" w15:done="0"/>
  <w15:commentEx w15:paraId="705B74FE" w15:done="0"/>
  <w15:commentEx w15:paraId="541A5E51" w15:done="0"/>
  <w15:commentEx w15:paraId="2A0DE85B" w15:done="0"/>
  <w15:commentEx w15:paraId="370A9D4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261551" w16cid:durableId="24EBA496"/>
  <w16cid:commentId w16cid:paraId="68868CED" w16cid:durableId="246C57E4"/>
  <w16cid:commentId w16cid:paraId="04F51956" w16cid:durableId="246C57E5"/>
  <w16cid:commentId w16cid:paraId="3FEDD463" w16cid:durableId="246C57E6"/>
  <w16cid:commentId w16cid:paraId="046E7415" w16cid:durableId="246C57E7"/>
  <w16cid:commentId w16cid:paraId="68CD8A9A" w16cid:durableId="246C57E8"/>
  <w16cid:commentId w16cid:paraId="304B26F0" w16cid:durableId="246C57E9"/>
  <w16cid:commentId w16cid:paraId="4E219BBB" w16cid:durableId="246C57EA"/>
  <w16cid:commentId w16cid:paraId="7A6026E7" w16cid:durableId="246C57EB"/>
  <w16cid:commentId w16cid:paraId="5980D00C" w16cid:durableId="246C57ED"/>
  <w16cid:commentId w16cid:paraId="3DBA3C7E" w16cid:durableId="246C57EE"/>
  <w16cid:commentId w16cid:paraId="2CAF8956" w16cid:durableId="246C57EF"/>
  <w16cid:commentId w16cid:paraId="2A3B73A1" w16cid:durableId="246C57F0"/>
  <w16cid:commentId w16cid:paraId="4DC58A5C" w16cid:durableId="246C57F1"/>
  <w16cid:commentId w16cid:paraId="2E59D034" w16cid:durableId="246C57F2"/>
  <w16cid:commentId w16cid:paraId="490A4100" w16cid:durableId="246C57F3"/>
  <w16cid:commentId w16cid:paraId="296C88AC" w16cid:durableId="246C57F4"/>
  <w16cid:commentId w16cid:paraId="43C408FF" w16cid:durableId="246C57F5"/>
  <w16cid:commentId w16cid:paraId="488A0940" w16cid:durableId="24EBA4A8"/>
  <w16cid:commentId w16cid:paraId="4F0F9430" w16cid:durableId="24EBA4A9"/>
  <w16cid:commentId w16cid:paraId="2D9A0F0C" w16cid:durableId="246C57F6"/>
  <w16cid:commentId w16cid:paraId="464E2F95" w16cid:durableId="246C5CB5"/>
  <w16cid:commentId w16cid:paraId="567AF850" w16cid:durableId="24EBA4AC"/>
  <w16cid:commentId w16cid:paraId="178C02E8" w16cid:durableId="246C608B"/>
  <w16cid:commentId w16cid:paraId="7894083E" w16cid:durableId="246C6180"/>
  <w16cid:commentId w16cid:paraId="5B365819" w16cid:durableId="246C57FB"/>
  <w16cid:commentId w16cid:paraId="42062F0E" w16cid:durableId="24EBA4B1"/>
  <w16cid:commentId w16cid:paraId="180D38A8" w16cid:durableId="246C57FD"/>
  <w16cid:commentId w16cid:paraId="42570D6A" w16cid:durableId="24EBA4B3"/>
  <w16cid:commentId w16cid:paraId="3FE1F1A1" w16cid:durableId="24EBA4B4"/>
  <w16cid:commentId w16cid:paraId="3D7BEB0E" w16cid:durableId="24EBA4B5"/>
  <w16cid:commentId w16cid:paraId="59770041" w16cid:durableId="24EBA4B6"/>
  <w16cid:commentId w16cid:paraId="1E2BA102" w16cid:durableId="24EBA4B7"/>
  <w16cid:commentId w16cid:paraId="2F885E93" w16cid:durableId="24EBA4B8"/>
  <w16cid:commentId w16cid:paraId="35ED676A" w16cid:durableId="24EBA4B9"/>
  <w16cid:commentId w16cid:paraId="36BC67DB" w16cid:durableId="24EBA4BA"/>
  <w16cid:commentId w16cid:paraId="658C250B" w16cid:durableId="24EBA4BB"/>
  <w16cid:commentId w16cid:paraId="0B63F2D7" w16cid:durableId="24EBA4BC"/>
  <w16cid:commentId w16cid:paraId="2ACEEF76" w16cid:durableId="24EBA4BD"/>
  <w16cid:commentId w16cid:paraId="7CFF685F" w16cid:durableId="24EBA4BE"/>
  <w16cid:commentId w16cid:paraId="4A707838" w16cid:durableId="24EBA4BF"/>
  <w16cid:commentId w16cid:paraId="75E90CDA" w16cid:durableId="24EBA4C0"/>
  <w16cid:commentId w16cid:paraId="4FC8ECA0" w16cid:durableId="24EBA4C1"/>
  <w16cid:commentId w16cid:paraId="5E0B36EC" w16cid:durableId="24EBA4C2"/>
  <w16cid:commentId w16cid:paraId="6FC0D6BE" w16cid:durableId="24EBA4C3"/>
  <w16cid:commentId w16cid:paraId="47CDD326" w16cid:durableId="24EBA4C4"/>
  <w16cid:commentId w16cid:paraId="646F5D38" w16cid:durableId="24EBA4C5"/>
  <w16cid:commentId w16cid:paraId="4F50443D" w16cid:durableId="24EBA4C6"/>
  <w16cid:commentId w16cid:paraId="514A5AEA" w16cid:durableId="24EBA4C7"/>
  <w16cid:commentId w16cid:paraId="63DF73C4" w16cid:durableId="24EBA4C8"/>
  <w16cid:commentId w16cid:paraId="26270FF3" w16cid:durableId="24EBA4C9"/>
  <w16cid:commentId w16cid:paraId="2819C7BA" w16cid:durableId="24EBA4CA"/>
  <w16cid:commentId w16cid:paraId="628FB708" w16cid:durableId="24EBA4CB"/>
  <w16cid:commentId w16cid:paraId="68A95DD8" w16cid:durableId="24EBA4CC"/>
  <w16cid:commentId w16cid:paraId="54EF51B5" w16cid:durableId="24EBA4CD"/>
  <w16cid:commentId w16cid:paraId="25057DEA" w16cid:durableId="24EBA4CE"/>
  <w16cid:commentId w16cid:paraId="40983693" w16cid:durableId="24EBA4CF"/>
  <w16cid:commentId w16cid:paraId="3F286EC2" w16cid:durableId="24EBA4D0"/>
  <w16cid:commentId w16cid:paraId="5C44912F" w16cid:durableId="24EBA4D1"/>
  <w16cid:commentId w16cid:paraId="349C3596" w16cid:durableId="24EBA4D2"/>
  <w16cid:commentId w16cid:paraId="705B74FE" w16cid:durableId="24EBA4D3"/>
  <w16cid:commentId w16cid:paraId="541A5E51" w16cid:durableId="24EBA4D4"/>
  <w16cid:commentId w16cid:paraId="2A0DE85B" w16cid:durableId="24EBA4D5"/>
  <w16cid:commentId w16cid:paraId="370A9D4F" w16cid:durableId="246B6E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089B83" w14:textId="77777777" w:rsidR="00F21D12" w:rsidRDefault="00F21D12" w:rsidP="001B2CB1">
      <w:r>
        <w:separator/>
      </w:r>
    </w:p>
  </w:endnote>
  <w:endnote w:type="continuationSeparator" w:id="0">
    <w:p w14:paraId="1F4C49F6" w14:textId="77777777" w:rsidR="00F21D12" w:rsidRDefault="00F21D12" w:rsidP="001B2C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Times">
    <w:panose1 w:val="02000500000000000000"/>
    <w:charset w:val="00"/>
    <w:family w:val="auto"/>
    <w:pitch w:val="variable"/>
    <w:sig w:usb0="E00002FF" w:usb1="5000205A" w:usb2="00000000" w:usb3="00000000" w:csb0="0000019F" w:csb1="00000000"/>
  </w:font>
  <w:font w:name="Segoe UI">
    <w:altName w:val="Calibri"/>
    <w:panose1 w:val="020B0604020202020204"/>
    <w:charset w:val="00"/>
    <w:family w:val="swiss"/>
    <w:pitch w:val="variable"/>
    <w:sig w:usb0="E10022FF" w:usb1="C000E47F" w:usb2="00000029" w:usb3="00000000" w:csb0="000001DF"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dvMINION-R">
    <w:altName w:val="Cambria"/>
    <w:panose1 w:val="020B0604020202020204"/>
    <w:charset w:val="00"/>
    <w:family w:val="roman"/>
    <w:notTrueType/>
    <w:pitch w:val="default"/>
    <w:sig w:usb0="00000003" w:usb1="00000000" w:usb2="00000000" w:usb3="00000000" w:csb0="00000001" w:csb1="00000000"/>
  </w:font>
  <w:font w:name="AdvMINION-I">
    <w:altName w:val="Calibri"/>
    <w:panose1 w:val="020B0604020202020204"/>
    <w:charset w:val="00"/>
    <w:family w:val="swiss"/>
    <w:notTrueType/>
    <w:pitch w:val="default"/>
    <w:sig w:usb0="00000003" w:usb1="00000000" w:usb2="00000000" w:usb3="00000000" w:csb0="00000001" w:csb1="00000000"/>
  </w:font>
  <w:font w:name="AdvMINION-B">
    <w:altName w:val="Cambria"/>
    <w:panose1 w:val="020B0604020202020204"/>
    <w:charset w:val="00"/>
    <w:family w:val="roman"/>
    <w:notTrueType/>
    <w:pitch w:val="default"/>
    <w:sig w:usb0="00000003" w:usb1="00000000" w:usb2="00000000" w:usb3="00000000" w:csb0="00000001" w:csb1="00000000"/>
  </w:font>
  <w:font w:name="AdvTTec369687+20">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394" w:author="Marianne" w:date="2021-08-07T21:51:00Z"/>
  <w:sdt>
    <w:sdtPr>
      <w:id w:val="625288458"/>
      <w:docPartObj>
        <w:docPartGallery w:val="Page Numbers (Bottom of Page)"/>
        <w:docPartUnique/>
      </w:docPartObj>
    </w:sdtPr>
    <w:sdtEndPr/>
    <w:sdtContent>
      <w:customXmlInsRangeEnd w:id="394"/>
      <w:p w14:paraId="258F6CD3" w14:textId="08103BB7" w:rsidR="00287055" w:rsidRDefault="00287055">
        <w:pPr>
          <w:pStyle w:val="Footer"/>
          <w:jc w:val="center"/>
          <w:rPr>
            <w:ins w:id="395" w:author="Marianne" w:date="2021-08-07T21:51:00Z"/>
          </w:rPr>
        </w:pPr>
        <w:ins w:id="396" w:author="Marianne" w:date="2021-08-07T21:51:00Z">
          <w:r>
            <w:fldChar w:fldCharType="begin"/>
          </w:r>
          <w:r>
            <w:instrText>PAGE   \* MERGEFORMAT</w:instrText>
          </w:r>
          <w:r>
            <w:fldChar w:fldCharType="separate"/>
          </w:r>
        </w:ins>
        <w:r w:rsidR="003F3EAD" w:rsidRPr="003F3EAD">
          <w:rPr>
            <w:noProof/>
            <w:lang w:val="fr-FR"/>
          </w:rPr>
          <w:t>17</w:t>
        </w:r>
        <w:ins w:id="397" w:author="Marianne" w:date="2021-08-07T21:51:00Z">
          <w:r>
            <w:fldChar w:fldCharType="end"/>
          </w:r>
        </w:ins>
      </w:p>
      <w:customXmlInsRangeStart w:id="398" w:author="Marianne" w:date="2021-08-07T21:51:00Z"/>
    </w:sdtContent>
  </w:sdt>
  <w:customXmlInsRangeEnd w:id="398"/>
  <w:p w14:paraId="413815D0" w14:textId="77777777" w:rsidR="00287055" w:rsidRDefault="002870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8FD9B2" w14:textId="77777777" w:rsidR="00F21D12" w:rsidRDefault="00F21D12" w:rsidP="001B2CB1">
      <w:r>
        <w:separator/>
      </w:r>
    </w:p>
  </w:footnote>
  <w:footnote w:type="continuationSeparator" w:id="0">
    <w:p w14:paraId="648B9E54" w14:textId="77777777" w:rsidR="00F21D12" w:rsidRDefault="00F21D12" w:rsidP="001B2C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D36D44"/>
    <w:multiLevelType w:val="multilevel"/>
    <w:tmpl w:val="5650B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C953E89"/>
    <w:multiLevelType w:val="multilevel"/>
    <w:tmpl w:val="41801C34"/>
    <w:lvl w:ilvl="0">
      <w:start w:val="1"/>
      <w:numFmt w:val="bullet"/>
      <w:lvlText w:val=""/>
      <w:lvlJc w:val="left"/>
      <w:pPr>
        <w:tabs>
          <w:tab w:val="num" w:pos="720"/>
        </w:tabs>
        <w:ind w:left="720" w:hanging="360"/>
      </w:pPr>
      <w:rPr>
        <w:rFonts w:ascii="Symbol" w:hAnsi="Symbol" w:hint="default"/>
        <w:sz w:val="20"/>
      </w:rPr>
    </w:lvl>
    <w:lvl w:ilvl="1">
      <w:start w:val="2003"/>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ianne">
    <w15:presenceInfo w15:providerId="None" w15:userId="Mariann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1516"/>
    <w:rsid w:val="00000BF1"/>
    <w:rsid w:val="00001051"/>
    <w:rsid w:val="000011FD"/>
    <w:rsid w:val="0000197B"/>
    <w:rsid w:val="00002663"/>
    <w:rsid w:val="00002FE5"/>
    <w:rsid w:val="0000454A"/>
    <w:rsid w:val="000048AE"/>
    <w:rsid w:val="00005690"/>
    <w:rsid w:val="00010292"/>
    <w:rsid w:val="00010879"/>
    <w:rsid w:val="000110CE"/>
    <w:rsid w:val="000113C3"/>
    <w:rsid w:val="00011F27"/>
    <w:rsid w:val="0001350A"/>
    <w:rsid w:val="000137A7"/>
    <w:rsid w:val="00014546"/>
    <w:rsid w:val="00014FC0"/>
    <w:rsid w:val="00015046"/>
    <w:rsid w:val="00015212"/>
    <w:rsid w:val="000162A8"/>
    <w:rsid w:val="00020828"/>
    <w:rsid w:val="000208FA"/>
    <w:rsid w:val="000225E6"/>
    <w:rsid w:val="00023D07"/>
    <w:rsid w:val="00025157"/>
    <w:rsid w:val="000255E0"/>
    <w:rsid w:val="00025A78"/>
    <w:rsid w:val="00025C89"/>
    <w:rsid w:val="00025D70"/>
    <w:rsid w:val="0002631D"/>
    <w:rsid w:val="00026EA6"/>
    <w:rsid w:val="000271E8"/>
    <w:rsid w:val="00027E44"/>
    <w:rsid w:val="00030FD6"/>
    <w:rsid w:val="00032D30"/>
    <w:rsid w:val="00032E96"/>
    <w:rsid w:val="0003375D"/>
    <w:rsid w:val="00033F70"/>
    <w:rsid w:val="0003447F"/>
    <w:rsid w:val="00034B98"/>
    <w:rsid w:val="000352D2"/>
    <w:rsid w:val="00035E20"/>
    <w:rsid w:val="00036309"/>
    <w:rsid w:val="00036A5A"/>
    <w:rsid w:val="00036BAB"/>
    <w:rsid w:val="000402A7"/>
    <w:rsid w:val="000402A9"/>
    <w:rsid w:val="00040818"/>
    <w:rsid w:val="00041A2F"/>
    <w:rsid w:val="00041F7C"/>
    <w:rsid w:val="00042D7C"/>
    <w:rsid w:val="00042DB1"/>
    <w:rsid w:val="000438D1"/>
    <w:rsid w:val="00043D3B"/>
    <w:rsid w:val="00044EFB"/>
    <w:rsid w:val="0004653C"/>
    <w:rsid w:val="0004660C"/>
    <w:rsid w:val="00047723"/>
    <w:rsid w:val="000501FB"/>
    <w:rsid w:val="0005189E"/>
    <w:rsid w:val="000518C0"/>
    <w:rsid w:val="00051C6F"/>
    <w:rsid w:val="0005234C"/>
    <w:rsid w:val="00053F0E"/>
    <w:rsid w:val="00056FFC"/>
    <w:rsid w:val="000572D7"/>
    <w:rsid w:val="0005786A"/>
    <w:rsid w:val="00057ECA"/>
    <w:rsid w:val="000602A0"/>
    <w:rsid w:val="00060989"/>
    <w:rsid w:val="00062A4D"/>
    <w:rsid w:val="00062B45"/>
    <w:rsid w:val="000640C1"/>
    <w:rsid w:val="00065865"/>
    <w:rsid w:val="0006661F"/>
    <w:rsid w:val="000672F7"/>
    <w:rsid w:val="00067580"/>
    <w:rsid w:val="00067DFB"/>
    <w:rsid w:val="00071116"/>
    <w:rsid w:val="000731E3"/>
    <w:rsid w:val="00073295"/>
    <w:rsid w:val="00073744"/>
    <w:rsid w:val="00074115"/>
    <w:rsid w:val="00074162"/>
    <w:rsid w:val="00075720"/>
    <w:rsid w:val="00075F20"/>
    <w:rsid w:val="00076127"/>
    <w:rsid w:val="000764D5"/>
    <w:rsid w:val="00076548"/>
    <w:rsid w:val="00076803"/>
    <w:rsid w:val="00083485"/>
    <w:rsid w:val="00083C91"/>
    <w:rsid w:val="00083D7A"/>
    <w:rsid w:val="000842F5"/>
    <w:rsid w:val="00086105"/>
    <w:rsid w:val="000868F2"/>
    <w:rsid w:val="00086DED"/>
    <w:rsid w:val="00086FCA"/>
    <w:rsid w:val="00090238"/>
    <w:rsid w:val="0009176A"/>
    <w:rsid w:val="0009195B"/>
    <w:rsid w:val="00091F84"/>
    <w:rsid w:val="00092158"/>
    <w:rsid w:val="0009436F"/>
    <w:rsid w:val="000943BE"/>
    <w:rsid w:val="00095C42"/>
    <w:rsid w:val="00096886"/>
    <w:rsid w:val="00097A23"/>
    <w:rsid w:val="00097F78"/>
    <w:rsid w:val="000A134B"/>
    <w:rsid w:val="000A13CB"/>
    <w:rsid w:val="000A1935"/>
    <w:rsid w:val="000A259F"/>
    <w:rsid w:val="000A376B"/>
    <w:rsid w:val="000A4824"/>
    <w:rsid w:val="000A4FD2"/>
    <w:rsid w:val="000A5651"/>
    <w:rsid w:val="000A5DD5"/>
    <w:rsid w:val="000B0566"/>
    <w:rsid w:val="000B069F"/>
    <w:rsid w:val="000B1319"/>
    <w:rsid w:val="000B181F"/>
    <w:rsid w:val="000B282C"/>
    <w:rsid w:val="000B44D3"/>
    <w:rsid w:val="000B4A25"/>
    <w:rsid w:val="000B4C0D"/>
    <w:rsid w:val="000B4F55"/>
    <w:rsid w:val="000B59B1"/>
    <w:rsid w:val="000B6F43"/>
    <w:rsid w:val="000B701A"/>
    <w:rsid w:val="000C147F"/>
    <w:rsid w:val="000C1E32"/>
    <w:rsid w:val="000C2494"/>
    <w:rsid w:val="000C456E"/>
    <w:rsid w:val="000C4A80"/>
    <w:rsid w:val="000C5086"/>
    <w:rsid w:val="000C60EC"/>
    <w:rsid w:val="000C77B3"/>
    <w:rsid w:val="000C79A8"/>
    <w:rsid w:val="000D03C2"/>
    <w:rsid w:val="000D05D8"/>
    <w:rsid w:val="000D0E2B"/>
    <w:rsid w:val="000D114D"/>
    <w:rsid w:val="000D116A"/>
    <w:rsid w:val="000D147D"/>
    <w:rsid w:val="000D1789"/>
    <w:rsid w:val="000D1D77"/>
    <w:rsid w:val="000D2A19"/>
    <w:rsid w:val="000D2CD5"/>
    <w:rsid w:val="000D3074"/>
    <w:rsid w:val="000D3BB1"/>
    <w:rsid w:val="000D47CB"/>
    <w:rsid w:val="000D5AB1"/>
    <w:rsid w:val="000D6CA2"/>
    <w:rsid w:val="000D771A"/>
    <w:rsid w:val="000E07D4"/>
    <w:rsid w:val="000E0B12"/>
    <w:rsid w:val="000E30B4"/>
    <w:rsid w:val="000E332E"/>
    <w:rsid w:val="000E356F"/>
    <w:rsid w:val="000E494A"/>
    <w:rsid w:val="000E4971"/>
    <w:rsid w:val="000E4AE8"/>
    <w:rsid w:val="000E5401"/>
    <w:rsid w:val="000E614E"/>
    <w:rsid w:val="000E7B7F"/>
    <w:rsid w:val="000F053E"/>
    <w:rsid w:val="000F0D0F"/>
    <w:rsid w:val="000F21AE"/>
    <w:rsid w:val="000F23BF"/>
    <w:rsid w:val="000F31F4"/>
    <w:rsid w:val="000F3B5B"/>
    <w:rsid w:val="000F3D14"/>
    <w:rsid w:val="000F487A"/>
    <w:rsid w:val="000F5076"/>
    <w:rsid w:val="000F62D8"/>
    <w:rsid w:val="0010097A"/>
    <w:rsid w:val="00100CE9"/>
    <w:rsid w:val="00100E50"/>
    <w:rsid w:val="00101D11"/>
    <w:rsid w:val="00101EED"/>
    <w:rsid w:val="001057DD"/>
    <w:rsid w:val="0010589A"/>
    <w:rsid w:val="00105C1F"/>
    <w:rsid w:val="00106AAD"/>
    <w:rsid w:val="00107366"/>
    <w:rsid w:val="00107A76"/>
    <w:rsid w:val="00107AD9"/>
    <w:rsid w:val="00110185"/>
    <w:rsid w:val="00110BF2"/>
    <w:rsid w:val="00111021"/>
    <w:rsid w:val="00114417"/>
    <w:rsid w:val="001154AA"/>
    <w:rsid w:val="00115578"/>
    <w:rsid w:val="00116D36"/>
    <w:rsid w:val="00121BA2"/>
    <w:rsid w:val="001240AC"/>
    <w:rsid w:val="001249F3"/>
    <w:rsid w:val="00125015"/>
    <w:rsid w:val="00125DF6"/>
    <w:rsid w:val="00126671"/>
    <w:rsid w:val="00126E1E"/>
    <w:rsid w:val="0012783A"/>
    <w:rsid w:val="00130A4B"/>
    <w:rsid w:val="00130CAC"/>
    <w:rsid w:val="00130D36"/>
    <w:rsid w:val="00131F8A"/>
    <w:rsid w:val="001334CE"/>
    <w:rsid w:val="00133837"/>
    <w:rsid w:val="00133DA6"/>
    <w:rsid w:val="00134C31"/>
    <w:rsid w:val="00135B28"/>
    <w:rsid w:val="00136824"/>
    <w:rsid w:val="00137070"/>
    <w:rsid w:val="001377C3"/>
    <w:rsid w:val="00137DA0"/>
    <w:rsid w:val="001413B2"/>
    <w:rsid w:val="00141504"/>
    <w:rsid w:val="001418A6"/>
    <w:rsid w:val="0014214D"/>
    <w:rsid w:val="0014233A"/>
    <w:rsid w:val="0014297C"/>
    <w:rsid w:val="00142B25"/>
    <w:rsid w:val="00143EB6"/>
    <w:rsid w:val="00143F4C"/>
    <w:rsid w:val="00144B45"/>
    <w:rsid w:val="00144E8C"/>
    <w:rsid w:val="001462F8"/>
    <w:rsid w:val="001463AE"/>
    <w:rsid w:val="0014669F"/>
    <w:rsid w:val="00150716"/>
    <w:rsid w:val="00150D27"/>
    <w:rsid w:val="001515D5"/>
    <w:rsid w:val="0015163C"/>
    <w:rsid w:val="00152E4F"/>
    <w:rsid w:val="00152F66"/>
    <w:rsid w:val="0015327B"/>
    <w:rsid w:val="001542C2"/>
    <w:rsid w:val="00154F83"/>
    <w:rsid w:val="00155EEB"/>
    <w:rsid w:val="001574F3"/>
    <w:rsid w:val="00161119"/>
    <w:rsid w:val="00161A7A"/>
    <w:rsid w:val="0016219F"/>
    <w:rsid w:val="0016277A"/>
    <w:rsid w:val="00163BC6"/>
    <w:rsid w:val="00164F63"/>
    <w:rsid w:val="0016554C"/>
    <w:rsid w:val="00165972"/>
    <w:rsid w:val="00166033"/>
    <w:rsid w:val="00166DC4"/>
    <w:rsid w:val="00166EB9"/>
    <w:rsid w:val="001703C2"/>
    <w:rsid w:val="00171202"/>
    <w:rsid w:val="00173D1F"/>
    <w:rsid w:val="001745B5"/>
    <w:rsid w:val="001747A8"/>
    <w:rsid w:val="00177DC6"/>
    <w:rsid w:val="00180052"/>
    <w:rsid w:val="00180501"/>
    <w:rsid w:val="00180993"/>
    <w:rsid w:val="00181F0D"/>
    <w:rsid w:val="0018210B"/>
    <w:rsid w:val="001830E9"/>
    <w:rsid w:val="00183C04"/>
    <w:rsid w:val="00186051"/>
    <w:rsid w:val="00186362"/>
    <w:rsid w:val="001866A8"/>
    <w:rsid w:val="0018766F"/>
    <w:rsid w:val="0019146E"/>
    <w:rsid w:val="001916AA"/>
    <w:rsid w:val="00192300"/>
    <w:rsid w:val="001926A2"/>
    <w:rsid w:val="00192AE2"/>
    <w:rsid w:val="00192D9B"/>
    <w:rsid w:val="001937C4"/>
    <w:rsid w:val="00193D1D"/>
    <w:rsid w:val="00195ED0"/>
    <w:rsid w:val="00195FE8"/>
    <w:rsid w:val="00196A61"/>
    <w:rsid w:val="00196E29"/>
    <w:rsid w:val="00197F7D"/>
    <w:rsid w:val="00197FC8"/>
    <w:rsid w:val="001A1E38"/>
    <w:rsid w:val="001A25B0"/>
    <w:rsid w:val="001A2A40"/>
    <w:rsid w:val="001A4604"/>
    <w:rsid w:val="001A4D6A"/>
    <w:rsid w:val="001A53FC"/>
    <w:rsid w:val="001A7450"/>
    <w:rsid w:val="001A798D"/>
    <w:rsid w:val="001B0E13"/>
    <w:rsid w:val="001B1BD6"/>
    <w:rsid w:val="001B2A40"/>
    <w:rsid w:val="001B2CB1"/>
    <w:rsid w:val="001B4292"/>
    <w:rsid w:val="001B4403"/>
    <w:rsid w:val="001B4560"/>
    <w:rsid w:val="001B4867"/>
    <w:rsid w:val="001B5BF9"/>
    <w:rsid w:val="001B68E3"/>
    <w:rsid w:val="001B7E77"/>
    <w:rsid w:val="001C0C08"/>
    <w:rsid w:val="001C0EE8"/>
    <w:rsid w:val="001C1422"/>
    <w:rsid w:val="001C49A3"/>
    <w:rsid w:val="001C4CF0"/>
    <w:rsid w:val="001C5262"/>
    <w:rsid w:val="001C5450"/>
    <w:rsid w:val="001C61D0"/>
    <w:rsid w:val="001C7121"/>
    <w:rsid w:val="001C7404"/>
    <w:rsid w:val="001D255A"/>
    <w:rsid w:val="001D3320"/>
    <w:rsid w:val="001D3D4F"/>
    <w:rsid w:val="001D4F6C"/>
    <w:rsid w:val="001D5283"/>
    <w:rsid w:val="001D55DA"/>
    <w:rsid w:val="001D5949"/>
    <w:rsid w:val="001D5DF9"/>
    <w:rsid w:val="001D6CBB"/>
    <w:rsid w:val="001D78F5"/>
    <w:rsid w:val="001E0AAC"/>
    <w:rsid w:val="001E0C04"/>
    <w:rsid w:val="001E11B4"/>
    <w:rsid w:val="001E2A90"/>
    <w:rsid w:val="001E3B0F"/>
    <w:rsid w:val="001E4BBD"/>
    <w:rsid w:val="001E4F45"/>
    <w:rsid w:val="001E5521"/>
    <w:rsid w:val="001E6582"/>
    <w:rsid w:val="001E72A6"/>
    <w:rsid w:val="001E7799"/>
    <w:rsid w:val="001E7833"/>
    <w:rsid w:val="001E7D67"/>
    <w:rsid w:val="001F0DA8"/>
    <w:rsid w:val="001F1B18"/>
    <w:rsid w:val="001F34DB"/>
    <w:rsid w:val="001F3910"/>
    <w:rsid w:val="001F3AF4"/>
    <w:rsid w:val="001F3D2C"/>
    <w:rsid w:val="001F40B2"/>
    <w:rsid w:val="001F4332"/>
    <w:rsid w:val="001F4D5B"/>
    <w:rsid w:val="001F4EDE"/>
    <w:rsid w:val="001F5DC0"/>
    <w:rsid w:val="001F63C5"/>
    <w:rsid w:val="001F6AE2"/>
    <w:rsid w:val="001F7579"/>
    <w:rsid w:val="001F7E1F"/>
    <w:rsid w:val="00200F37"/>
    <w:rsid w:val="00202E55"/>
    <w:rsid w:val="002038C6"/>
    <w:rsid w:val="0020489D"/>
    <w:rsid w:val="002052C4"/>
    <w:rsid w:val="0020649B"/>
    <w:rsid w:val="0020775C"/>
    <w:rsid w:val="002104D4"/>
    <w:rsid w:val="002123E1"/>
    <w:rsid w:val="0021386E"/>
    <w:rsid w:val="00213C20"/>
    <w:rsid w:val="00213DF4"/>
    <w:rsid w:val="00214862"/>
    <w:rsid w:val="00215667"/>
    <w:rsid w:val="00215EB9"/>
    <w:rsid w:val="00215EBC"/>
    <w:rsid w:val="00215F04"/>
    <w:rsid w:val="002161F7"/>
    <w:rsid w:val="002163CB"/>
    <w:rsid w:val="00216472"/>
    <w:rsid w:val="00216C50"/>
    <w:rsid w:val="00217BE5"/>
    <w:rsid w:val="00220387"/>
    <w:rsid w:val="00220D86"/>
    <w:rsid w:val="00221366"/>
    <w:rsid w:val="00221E8F"/>
    <w:rsid w:val="00222499"/>
    <w:rsid w:val="002248C5"/>
    <w:rsid w:val="00225221"/>
    <w:rsid w:val="00225596"/>
    <w:rsid w:val="0022607F"/>
    <w:rsid w:val="00226A89"/>
    <w:rsid w:val="00226E22"/>
    <w:rsid w:val="00226E58"/>
    <w:rsid w:val="002309F9"/>
    <w:rsid w:val="00230CFA"/>
    <w:rsid w:val="00231011"/>
    <w:rsid w:val="00231C4F"/>
    <w:rsid w:val="002327F8"/>
    <w:rsid w:val="00232C8A"/>
    <w:rsid w:val="00233312"/>
    <w:rsid w:val="0023390A"/>
    <w:rsid w:val="0023526C"/>
    <w:rsid w:val="00235438"/>
    <w:rsid w:val="00235931"/>
    <w:rsid w:val="002359F2"/>
    <w:rsid w:val="00236421"/>
    <w:rsid w:val="00237199"/>
    <w:rsid w:val="00237A6C"/>
    <w:rsid w:val="002439B6"/>
    <w:rsid w:val="002448E2"/>
    <w:rsid w:val="00246DDB"/>
    <w:rsid w:val="00246E29"/>
    <w:rsid w:val="0024760F"/>
    <w:rsid w:val="002500A7"/>
    <w:rsid w:val="0025111D"/>
    <w:rsid w:val="0025128E"/>
    <w:rsid w:val="002515E3"/>
    <w:rsid w:val="002515EA"/>
    <w:rsid w:val="00251CEE"/>
    <w:rsid w:val="002522D8"/>
    <w:rsid w:val="00252386"/>
    <w:rsid w:val="0025298D"/>
    <w:rsid w:val="00252AAE"/>
    <w:rsid w:val="002538CC"/>
    <w:rsid w:val="00253C3B"/>
    <w:rsid w:val="00254312"/>
    <w:rsid w:val="0025447B"/>
    <w:rsid w:val="00255416"/>
    <w:rsid w:val="00255E37"/>
    <w:rsid w:val="0025604A"/>
    <w:rsid w:val="0025654A"/>
    <w:rsid w:val="00256C17"/>
    <w:rsid w:val="00262038"/>
    <w:rsid w:val="00262DEF"/>
    <w:rsid w:val="002647AD"/>
    <w:rsid w:val="00266049"/>
    <w:rsid w:val="00266E1E"/>
    <w:rsid w:val="00267DF2"/>
    <w:rsid w:val="002739CF"/>
    <w:rsid w:val="002743A1"/>
    <w:rsid w:val="00274B71"/>
    <w:rsid w:val="00276A91"/>
    <w:rsid w:val="00276FD6"/>
    <w:rsid w:val="002773B0"/>
    <w:rsid w:val="00280E95"/>
    <w:rsid w:val="0028110A"/>
    <w:rsid w:val="0028243C"/>
    <w:rsid w:val="002832F7"/>
    <w:rsid w:val="0028387C"/>
    <w:rsid w:val="002843B3"/>
    <w:rsid w:val="002847A6"/>
    <w:rsid w:val="00287055"/>
    <w:rsid w:val="00287B91"/>
    <w:rsid w:val="00290BEB"/>
    <w:rsid w:val="00291363"/>
    <w:rsid w:val="002915FE"/>
    <w:rsid w:val="00292954"/>
    <w:rsid w:val="00295B5A"/>
    <w:rsid w:val="00296D37"/>
    <w:rsid w:val="002977FD"/>
    <w:rsid w:val="002A03F7"/>
    <w:rsid w:val="002A0936"/>
    <w:rsid w:val="002A1D55"/>
    <w:rsid w:val="002A40BF"/>
    <w:rsid w:val="002A45A3"/>
    <w:rsid w:val="002A76CD"/>
    <w:rsid w:val="002B03D1"/>
    <w:rsid w:val="002B0CD3"/>
    <w:rsid w:val="002B0DA3"/>
    <w:rsid w:val="002B13DC"/>
    <w:rsid w:val="002B1704"/>
    <w:rsid w:val="002B1D2F"/>
    <w:rsid w:val="002B25B4"/>
    <w:rsid w:val="002B34AA"/>
    <w:rsid w:val="002B39DE"/>
    <w:rsid w:val="002B3BB8"/>
    <w:rsid w:val="002B47B0"/>
    <w:rsid w:val="002B4D3B"/>
    <w:rsid w:val="002B5073"/>
    <w:rsid w:val="002B58D0"/>
    <w:rsid w:val="002B695D"/>
    <w:rsid w:val="002B6A0F"/>
    <w:rsid w:val="002B6AB7"/>
    <w:rsid w:val="002C046C"/>
    <w:rsid w:val="002C0690"/>
    <w:rsid w:val="002C0E6E"/>
    <w:rsid w:val="002C2796"/>
    <w:rsid w:val="002C4A55"/>
    <w:rsid w:val="002C55A6"/>
    <w:rsid w:val="002C574C"/>
    <w:rsid w:val="002C5F14"/>
    <w:rsid w:val="002D1E7E"/>
    <w:rsid w:val="002D3957"/>
    <w:rsid w:val="002D44C4"/>
    <w:rsid w:val="002D4771"/>
    <w:rsid w:val="002D58D7"/>
    <w:rsid w:val="002D6589"/>
    <w:rsid w:val="002D6642"/>
    <w:rsid w:val="002D7511"/>
    <w:rsid w:val="002D7D81"/>
    <w:rsid w:val="002E0638"/>
    <w:rsid w:val="002E0AA2"/>
    <w:rsid w:val="002E109D"/>
    <w:rsid w:val="002E2082"/>
    <w:rsid w:val="002E2347"/>
    <w:rsid w:val="002E3198"/>
    <w:rsid w:val="002E33B7"/>
    <w:rsid w:val="002E5800"/>
    <w:rsid w:val="002E601B"/>
    <w:rsid w:val="002E6948"/>
    <w:rsid w:val="002E7134"/>
    <w:rsid w:val="002F0042"/>
    <w:rsid w:val="002F09F8"/>
    <w:rsid w:val="002F13D9"/>
    <w:rsid w:val="002F1541"/>
    <w:rsid w:val="002F1ECC"/>
    <w:rsid w:val="002F2A99"/>
    <w:rsid w:val="002F58CC"/>
    <w:rsid w:val="002F5F26"/>
    <w:rsid w:val="002F603D"/>
    <w:rsid w:val="002F6E92"/>
    <w:rsid w:val="002F7232"/>
    <w:rsid w:val="0030097F"/>
    <w:rsid w:val="00300E4E"/>
    <w:rsid w:val="003033B0"/>
    <w:rsid w:val="003047A7"/>
    <w:rsid w:val="00304F8E"/>
    <w:rsid w:val="003050D5"/>
    <w:rsid w:val="00305BAD"/>
    <w:rsid w:val="00306873"/>
    <w:rsid w:val="0030708A"/>
    <w:rsid w:val="003073B7"/>
    <w:rsid w:val="003073F8"/>
    <w:rsid w:val="00311995"/>
    <w:rsid w:val="003125A4"/>
    <w:rsid w:val="00312718"/>
    <w:rsid w:val="00313723"/>
    <w:rsid w:val="00313F76"/>
    <w:rsid w:val="0031406C"/>
    <w:rsid w:val="00315556"/>
    <w:rsid w:val="003158C6"/>
    <w:rsid w:val="003165E4"/>
    <w:rsid w:val="0032085D"/>
    <w:rsid w:val="00320CE9"/>
    <w:rsid w:val="003212DB"/>
    <w:rsid w:val="00321357"/>
    <w:rsid w:val="003227B0"/>
    <w:rsid w:val="003228C5"/>
    <w:rsid w:val="003234B2"/>
    <w:rsid w:val="00323979"/>
    <w:rsid w:val="003239E3"/>
    <w:rsid w:val="00323F0B"/>
    <w:rsid w:val="00325018"/>
    <w:rsid w:val="003257E8"/>
    <w:rsid w:val="00325E0E"/>
    <w:rsid w:val="003262FA"/>
    <w:rsid w:val="0032657C"/>
    <w:rsid w:val="00327B39"/>
    <w:rsid w:val="00330375"/>
    <w:rsid w:val="00330A49"/>
    <w:rsid w:val="00333711"/>
    <w:rsid w:val="00334024"/>
    <w:rsid w:val="00334EA9"/>
    <w:rsid w:val="00335051"/>
    <w:rsid w:val="00335397"/>
    <w:rsid w:val="00335971"/>
    <w:rsid w:val="00337552"/>
    <w:rsid w:val="0034098D"/>
    <w:rsid w:val="00340E84"/>
    <w:rsid w:val="00343172"/>
    <w:rsid w:val="0034364E"/>
    <w:rsid w:val="00343CF2"/>
    <w:rsid w:val="003447D1"/>
    <w:rsid w:val="00344846"/>
    <w:rsid w:val="00344EE1"/>
    <w:rsid w:val="003458F0"/>
    <w:rsid w:val="00346C3C"/>
    <w:rsid w:val="0034725E"/>
    <w:rsid w:val="00347C55"/>
    <w:rsid w:val="00350232"/>
    <w:rsid w:val="003519BE"/>
    <w:rsid w:val="0035247D"/>
    <w:rsid w:val="00352784"/>
    <w:rsid w:val="00354D95"/>
    <w:rsid w:val="003553EA"/>
    <w:rsid w:val="0035695C"/>
    <w:rsid w:val="00356C44"/>
    <w:rsid w:val="00356D4C"/>
    <w:rsid w:val="00357DF4"/>
    <w:rsid w:val="00360248"/>
    <w:rsid w:val="0036027D"/>
    <w:rsid w:val="00360A2B"/>
    <w:rsid w:val="0036132E"/>
    <w:rsid w:val="0036234E"/>
    <w:rsid w:val="003623F9"/>
    <w:rsid w:val="00362610"/>
    <w:rsid w:val="003636BF"/>
    <w:rsid w:val="003637A0"/>
    <w:rsid w:val="00366058"/>
    <w:rsid w:val="003660D5"/>
    <w:rsid w:val="00366432"/>
    <w:rsid w:val="00367E53"/>
    <w:rsid w:val="0037088C"/>
    <w:rsid w:val="00371AAD"/>
    <w:rsid w:val="00371B82"/>
    <w:rsid w:val="003724EF"/>
    <w:rsid w:val="003729B6"/>
    <w:rsid w:val="00372F1A"/>
    <w:rsid w:val="00373AE7"/>
    <w:rsid w:val="00373BB6"/>
    <w:rsid w:val="00373F11"/>
    <w:rsid w:val="00374D74"/>
    <w:rsid w:val="00374DD1"/>
    <w:rsid w:val="00375B08"/>
    <w:rsid w:val="00376BD7"/>
    <w:rsid w:val="00376DAD"/>
    <w:rsid w:val="00376DC1"/>
    <w:rsid w:val="00377B5C"/>
    <w:rsid w:val="003802B8"/>
    <w:rsid w:val="00381A95"/>
    <w:rsid w:val="0038226D"/>
    <w:rsid w:val="003823CD"/>
    <w:rsid w:val="003827A5"/>
    <w:rsid w:val="00382A71"/>
    <w:rsid w:val="00382C58"/>
    <w:rsid w:val="0038329C"/>
    <w:rsid w:val="0038401A"/>
    <w:rsid w:val="0038496B"/>
    <w:rsid w:val="00384DF2"/>
    <w:rsid w:val="00384F34"/>
    <w:rsid w:val="00387379"/>
    <w:rsid w:val="00387550"/>
    <w:rsid w:val="00387F2C"/>
    <w:rsid w:val="0039018C"/>
    <w:rsid w:val="00390615"/>
    <w:rsid w:val="00391BFA"/>
    <w:rsid w:val="00392422"/>
    <w:rsid w:val="00392C72"/>
    <w:rsid w:val="00393CB2"/>
    <w:rsid w:val="00394F49"/>
    <w:rsid w:val="003952B0"/>
    <w:rsid w:val="003953B8"/>
    <w:rsid w:val="00395578"/>
    <w:rsid w:val="0039569F"/>
    <w:rsid w:val="00396D80"/>
    <w:rsid w:val="0039762D"/>
    <w:rsid w:val="00397ACE"/>
    <w:rsid w:val="003A07A9"/>
    <w:rsid w:val="003A08F8"/>
    <w:rsid w:val="003A08FE"/>
    <w:rsid w:val="003A1D17"/>
    <w:rsid w:val="003A27CC"/>
    <w:rsid w:val="003A31DA"/>
    <w:rsid w:val="003A4C7A"/>
    <w:rsid w:val="003A7829"/>
    <w:rsid w:val="003B03FB"/>
    <w:rsid w:val="003B0495"/>
    <w:rsid w:val="003B0ED8"/>
    <w:rsid w:val="003B113A"/>
    <w:rsid w:val="003B12F0"/>
    <w:rsid w:val="003B4744"/>
    <w:rsid w:val="003B4DE6"/>
    <w:rsid w:val="003B4F8C"/>
    <w:rsid w:val="003C0B11"/>
    <w:rsid w:val="003C0E63"/>
    <w:rsid w:val="003C178F"/>
    <w:rsid w:val="003C27A5"/>
    <w:rsid w:val="003C2842"/>
    <w:rsid w:val="003C2C8C"/>
    <w:rsid w:val="003C32AA"/>
    <w:rsid w:val="003C5C17"/>
    <w:rsid w:val="003C7B8C"/>
    <w:rsid w:val="003D0FC0"/>
    <w:rsid w:val="003D1062"/>
    <w:rsid w:val="003D1930"/>
    <w:rsid w:val="003D2325"/>
    <w:rsid w:val="003D2E97"/>
    <w:rsid w:val="003D3D3E"/>
    <w:rsid w:val="003D4C15"/>
    <w:rsid w:val="003D5A7F"/>
    <w:rsid w:val="003D64CE"/>
    <w:rsid w:val="003D7962"/>
    <w:rsid w:val="003D7CB9"/>
    <w:rsid w:val="003E0E83"/>
    <w:rsid w:val="003E1A05"/>
    <w:rsid w:val="003E24EA"/>
    <w:rsid w:val="003E44E9"/>
    <w:rsid w:val="003E4505"/>
    <w:rsid w:val="003E461F"/>
    <w:rsid w:val="003E4E6D"/>
    <w:rsid w:val="003E59D3"/>
    <w:rsid w:val="003E6B2E"/>
    <w:rsid w:val="003E75FD"/>
    <w:rsid w:val="003F07A2"/>
    <w:rsid w:val="003F177D"/>
    <w:rsid w:val="003F223A"/>
    <w:rsid w:val="003F32A1"/>
    <w:rsid w:val="003F3EAD"/>
    <w:rsid w:val="003F4732"/>
    <w:rsid w:val="003F4837"/>
    <w:rsid w:val="003F5276"/>
    <w:rsid w:val="003F65AE"/>
    <w:rsid w:val="003F7E25"/>
    <w:rsid w:val="00401A8E"/>
    <w:rsid w:val="00401F6F"/>
    <w:rsid w:val="00402CF7"/>
    <w:rsid w:val="00402D73"/>
    <w:rsid w:val="0040504E"/>
    <w:rsid w:val="0040547F"/>
    <w:rsid w:val="00405A04"/>
    <w:rsid w:val="00405B2B"/>
    <w:rsid w:val="004064F7"/>
    <w:rsid w:val="00406862"/>
    <w:rsid w:val="0041055B"/>
    <w:rsid w:val="00410653"/>
    <w:rsid w:val="004126A8"/>
    <w:rsid w:val="00413131"/>
    <w:rsid w:val="0041457B"/>
    <w:rsid w:val="00414DA7"/>
    <w:rsid w:val="004159EC"/>
    <w:rsid w:val="00415BCC"/>
    <w:rsid w:val="00417D05"/>
    <w:rsid w:val="00417D90"/>
    <w:rsid w:val="00420B79"/>
    <w:rsid w:val="00421D8B"/>
    <w:rsid w:val="00422936"/>
    <w:rsid w:val="00423755"/>
    <w:rsid w:val="00423BBC"/>
    <w:rsid w:val="004246B4"/>
    <w:rsid w:val="00424F4D"/>
    <w:rsid w:val="00426477"/>
    <w:rsid w:val="00432063"/>
    <w:rsid w:val="0043338C"/>
    <w:rsid w:val="004341F7"/>
    <w:rsid w:val="00435EC5"/>
    <w:rsid w:val="00436349"/>
    <w:rsid w:val="0043636B"/>
    <w:rsid w:val="00436C1B"/>
    <w:rsid w:val="00436F33"/>
    <w:rsid w:val="00440E01"/>
    <w:rsid w:val="00440F3C"/>
    <w:rsid w:val="00440F8C"/>
    <w:rsid w:val="004410D3"/>
    <w:rsid w:val="004414E2"/>
    <w:rsid w:val="0044153E"/>
    <w:rsid w:val="00441B55"/>
    <w:rsid w:val="00441BAF"/>
    <w:rsid w:val="00442503"/>
    <w:rsid w:val="00443831"/>
    <w:rsid w:val="004452D4"/>
    <w:rsid w:val="00445310"/>
    <w:rsid w:val="004459EF"/>
    <w:rsid w:val="00445AFE"/>
    <w:rsid w:val="00450BF4"/>
    <w:rsid w:val="004516F1"/>
    <w:rsid w:val="00451987"/>
    <w:rsid w:val="00451C9D"/>
    <w:rsid w:val="0045372D"/>
    <w:rsid w:val="00454221"/>
    <w:rsid w:val="0045609F"/>
    <w:rsid w:val="00456EE0"/>
    <w:rsid w:val="00457138"/>
    <w:rsid w:val="0046110D"/>
    <w:rsid w:val="00461A9C"/>
    <w:rsid w:val="00461B3D"/>
    <w:rsid w:val="004628F8"/>
    <w:rsid w:val="00463382"/>
    <w:rsid w:val="004634D6"/>
    <w:rsid w:val="0046432A"/>
    <w:rsid w:val="00465831"/>
    <w:rsid w:val="00467FBF"/>
    <w:rsid w:val="00470ABE"/>
    <w:rsid w:val="00472854"/>
    <w:rsid w:val="00473C44"/>
    <w:rsid w:val="0047462A"/>
    <w:rsid w:val="00474CE5"/>
    <w:rsid w:val="00475B1E"/>
    <w:rsid w:val="00476D98"/>
    <w:rsid w:val="00477DC7"/>
    <w:rsid w:val="00477F34"/>
    <w:rsid w:val="00480CB8"/>
    <w:rsid w:val="00480E31"/>
    <w:rsid w:val="0048148B"/>
    <w:rsid w:val="00482968"/>
    <w:rsid w:val="00482D7D"/>
    <w:rsid w:val="0048467B"/>
    <w:rsid w:val="00486B8A"/>
    <w:rsid w:val="00490A39"/>
    <w:rsid w:val="00491634"/>
    <w:rsid w:val="00492C2E"/>
    <w:rsid w:val="004933EC"/>
    <w:rsid w:val="0049403F"/>
    <w:rsid w:val="00495073"/>
    <w:rsid w:val="00495C45"/>
    <w:rsid w:val="0049638C"/>
    <w:rsid w:val="004969EC"/>
    <w:rsid w:val="00497AD2"/>
    <w:rsid w:val="00497E28"/>
    <w:rsid w:val="004A0779"/>
    <w:rsid w:val="004A0F2D"/>
    <w:rsid w:val="004A1077"/>
    <w:rsid w:val="004A10D4"/>
    <w:rsid w:val="004A3054"/>
    <w:rsid w:val="004A419F"/>
    <w:rsid w:val="004A5B50"/>
    <w:rsid w:val="004A5C11"/>
    <w:rsid w:val="004B0155"/>
    <w:rsid w:val="004B05C0"/>
    <w:rsid w:val="004B08FF"/>
    <w:rsid w:val="004B1BD1"/>
    <w:rsid w:val="004B2FB2"/>
    <w:rsid w:val="004B4B70"/>
    <w:rsid w:val="004B4BEA"/>
    <w:rsid w:val="004B53E6"/>
    <w:rsid w:val="004B593A"/>
    <w:rsid w:val="004B7235"/>
    <w:rsid w:val="004C0D1F"/>
    <w:rsid w:val="004C14FF"/>
    <w:rsid w:val="004C153F"/>
    <w:rsid w:val="004C1B4D"/>
    <w:rsid w:val="004C1F4A"/>
    <w:rsid w:val="004C1F6D"/>
    <w:rsid w:val="004C300D"/>
    <w:rsid w:val="004C3920"/>
    <w:rsid w:val="004C4AB7"/>
    <w:rsid w:val="004C50F0"/>
    <w:rsid w:val="004C50FD"/>
    <w:rsid w:val="004C6464"/>
    <w:rsid w:val="004D0168"/>
    <w:rsid w:val="004D077D"/>
    <w:rsid w:val="004D2AD3"/>
    <w:rsid w:val="004D2BF1"/>
    <w:rsid w:val="004D2DA3"/>
    <w:rsid w:val="004D2EA9"/>
    <w:rsid w:val="004D3267"/>
    <w:rsid w:val="004D39E6"/>
    <w:rsid w:val="004D3D44"/>
    <w:rsid w:val="004D3E07"/>
    <w:rsid w:val="004D3E1F"/>
    <w:rsid w:val="004D457D"/>
    <w:rsid w:val="004D5016"/>
    <w:rsid w:val="004E1FB9"/>
    <w:rsid w:val="004E328B"/>
    <w:rsid w:val="004E352E"/>
    <w:rsid w:val="004E42EA"/>
    <w:rsid w:val="004E4EAA"/>
    <w:rsid w:val="004E579F"/>
    <w:rsid w:val="004E697A"/>
    <w:rsid w:val="004E739E"/>
    <w:rsid w:val="004F15D5"/>
    <w:rsid w:val="004F1618"/>
    <w:rsid w:val="004F22F2"/>
    <w:rsid w:val="004F2774"/>
    <w:rsid w:val="004F4746"/>
    <w:rsid w:val="004F5A8D"/>
    <w:rsid w:val="004F7CA2"/>
    <w:rsid w:val="00502E81"/>
    <w:rsid w:val="00504BD8"/>
    <w:rsid w:val="00504F83"/>
    <w:rsid w:val="00505BF3"/>
    <w:rsid w:val="00506497"/>
    <w:rsid w:val="00507351"/>
    <w:rsid w:val="00507532"/>
    <w:rsid w:val="00507545"/>
    <w:rsid w:val="00507A0C"/>
    <w:rsid w:val="00507A75"/>
    <w:rsid w:val="00507B1F"/>
    <w:rsid w:val="00510613"/>
    <w:rsid w:val="00510DAC"/>
    <w:rsid w:val="005110C2"/>
    <w:rsid w:val="00511D28"/>
    <w:rsid w:val="00513EB8"/>
    <w:rsid w:val="0051402B"/>
    <w:rsid w:val="00515767"/>
    <w:rsid w:val="00515B97"/>
    <w:rsid w:val="00515DEE"/>
    <w:rsid w:val="005166E6"/>
    <w:rsid w:val="00520337"/>
    <w:rsid w:val="0052036F"/>
    <w:rsid w:val="0052073A"/>
    <w:rsid w:val="00520904"/>
    <w:rsid w:val="00520EFB"/>
    <w:rsid w:val="0052231E"/>
    <w:rsid w:val="00523460"/>
    <w:rsid w:val="005244F5"/>
    <w:rsid w:val="0052475B"/>
    <w:rsid w:val="00525064"/>
    <w:rsid w:val="0052532C"/>
    <w:rsid w:val="00525DC1"/>
    <w:rsid w:val="00526A7C"/>
    <w:rsid w:val="00526D9E"/>
    <w:rsid w:val="0052700B"/>
    <w:rsid w:val="0052701E"/>
    <w:rsid w:val="0053086E"/>
    <w:rsid w:val="00530D17"/>
    <w:rsid w:val="00531525"/>
    <w:rsid w:val="00531AAE"/>
    <w:rsid w:val="00531CD9"/>
    <w:rsid w:val="00531DD7"/>
    <w:rsid w:val="00531E96"/>
    <w:rsid w:val="00532AD8"/>
    <w:rsid w:val="00532CC4"/>
    <w:rsid w:val="00533220"/>
    <w:rsid w:val="005353D1"/>
    <w:rsid w:val="00535DDB"/>
    <w:rsid w:val="005367DD"/>
    <w:rsid w:val="00537498"/>
    <w:rsid w:val="00537545"/>
    <w:rsid w:val="00537A3B"/>
    <w:rsid w:val="00537C02"/>
    <w:rsid w:val="00537D18"/>
    <w:rsid w:val="00537EAE"/>
    <w:rsid w:val="00540619"/>
    <w:rsid w:val="00541B48"/>
    <w:rsid w:val="00541BD0"/>
    <w:rsid w:val="0054381A"/>
    <w:rsid w:val="00543BDA"/>
    <w:rsid w:val="005440C9"/>
    <w:rsid w:val="00544DA5"/>
    <w:rsid w:val="00545A7A"/>
    <w:rsid w:val="005461B0"/>
    <w:rsid w:val="00546E71"/>
    <w:rsid w:val="005472C5"/>
    <w:rsid w:val="00550284"/>
    <w:rsid w:val="005514DD"/>
    <w:rsid w:val="00552F54"/>
    <w:rsid w:val="005535D1"/>
    <w:rsid w:val="0055376C"/>
    <w:rsid w:val="00553DE3"/>
    <w:rsid w:val="00553E2F"/>
    <w:rsid w:val="00554802"/>
    <w:rsid w:val="0055598C"/>
    <w:rsid w:val="00555D70"/>
    <w:rsid w:val="00556042"/>
    <w:rsid w:val="00556A3F"/>
    <w:rsid w:val="00560FDE"/>
    <w:rsid w:val="00561EA1"/>
    <w:rsid w:val="005631F6"/>
    <w:rsid w:val="005634EB"/>
    <w:rsid w:val="005646C7"/>
    <w:rsid w:val="0056545A"/>
    <w:rsid w:val="0056546F"/>
    <w:rsid w:val="00565907"/>
    <w:rsid w:val="00566487"/>
    <w:rsid w:val="00566FDB"/>
    <w:rsid w:val="00567601"/>
    <w:rsid w:val="005702B5"/>
    <w:rsid w:val="00572BB1"/>
    <w:rsid w:val="00573304"/>
    <w:rsid w:val="0057332C"/>
    <w:rsid w:val="00573BFC"/>
    <w:rsid w:val="005754BD"/>
    <w:rsid w:val="00575565"/>
    <w:rsid w:val="00581D3E"/>
    <w:rsid w:val="00582570"/>
    <w:rsid w:val="00582AAE"/>
    <w:rsid w:val="005836CA"/>
    <w:rsid w:val="0058565F"/>
    <w:rsid w:val="0058584B"/>
    <w:rsid w:val="00585895"/>
    <w:rsid w:val="00586404"/>
    <w:rsid w:val="00587A4A"/>
    <w:rsid w:val="00587D2F"/>
    <w:rsid w:val="00587D8C"/>
    <w:rsid w:val="0059000E"/>
    <w:rsid w:val="00590237"/>
    <w:rsid w:val="005910EF"/>
    <w:rsid w:val="005917EE"/>
    <w:rsid w:val="00592004"/>
    <w:rsid w:val="0059335E"/>
    <w:rsid w:val="00593921"/>
    <w:rsid w:val="00593F3B"/>
    <w:rsid w:val="005942E9"/>
    <w:rsid w:val="00594D9C"/>
    <w:rsid w:val="00595786"/>
    <w:rsid w:val="00595CAC"/>
    <w:rsid w:val="0059721E"/>
    <w:rsid w:val="00597289"/>
    <w:rsid w:val="005974FF"/>
    <w:rsid w:val="005976D9"/>
    <w:rsid w:val="005978D1"/>
    <w:rsid w:val="00597BAE"/>
    <w:rsid w:val="00597CA6"/>
    <w:rsid w:val="00597FFB"/>
    <w:rsid w:val="005A083B"/>
    <w:rsid w:val="005A2356"/>
    <w:rsid w:val="005A37E3"/>
    <w:rsid w:val="005A49D0"/>
    <w:rsid w:val="005A62EA"/>
    <w:rsid w:val="005B00A9"/>
    <w:rsid w:val="005B0352"/>
    <w:rsid w:val="005B0623"/>
    <w:rsid w:val="005B08F1"/>
    <w:rsid w:val="005B1A22"/>
    <w:rsid w:val="005B320A"/>
    <w:rsid w:val="005B3261"/>
    <w:rsid w:val="005B3D9A"/>
    <w:rsid w:val="005B41AD"/>
    <w:rsid w:val="005B4DC2"/>
    <w:rsid w:val="005B5B20"/>
    <w:rsid w:val="005B784D"/>
    <w:rsid w:val="005C0869"/>
    <w:rsid w:val="005C0C61"/>
    <w:rsid w:val="005C12CD"/>
    <w:rsid w:val="005C14A2"/>
    <w:rsid w:val="005C1973"/>
    <w:rsid w:val="005C2288"/>
    <w:rsid w:val="005C2AC2"/>
    <w:rsid w:val="005C2C0E"/>
    <w:rsid w:val="005C34F0"/>
    <w:rsid w:val="005C4620"/>
    <w:rsid w:val="005C4724"/>
    <w:rsid w:val="005C5628"/>
    <w:rsid w:val="005C6176"/>
    <w:rsid w:val="005C676D"/>
    <w:rsid w:val="005C6DFA"/>
    <w:rsid w:val="005D0DB9"/>
    <w:rsid w:val="005D1DAA"/>
    <w:rsid w:val="005D261B"/>
    <w:rsid w:val="005D2FE5"/>
    <w:rsid w:val="005D41D2"/>
    <w:rsid w:val="005D41D6"/>
    <w:rsid w:val="005D505B"/>
    <w:rsid w:val="005D5667"/>
    <w:rsid w:val="005E0F35"/>
    <w:rsid w:val="005E10B2"/>
    <w:rsid w:val="005E137F"/>
    <w:rsid w:val="005E13A2"/>
    <w:rsid w:val="005E1AA8"/>
    <w:rsid w:val="005E219D"/>
    <w:rsid w:val="005E25C3"/>
    <w:rsid w:val="005E5A90"/>
    <w:rsid w:val="005E640B"/>
    <w:rsid w:val="005F0DB1"/>
    <w:rsid w:val="005F0FA4"/>
    <w:rsid w:val="005F1CC1"/>
    <w:rsid w:val="005F21E8"/>
    <w:rsid w:val="005F5217"/>
    <w:rsid w:val="005F5C58"/>
    <w:rsid w:val="005F5F40"/>
    <w:rsid w:val="005F6D85"/>
    <w:rsid w:val="005F7A05"/>
    <w:rsid w:val="006000DA"/>
    <w:rsid w:val="00600400"/>
    <w:rsid w:val="006004A9"/>
    <w:rsid w:val="006007A7"/>
    <w:rsid w:val="00601A88"/>
    <w:rsid w:val="00602AEA"/>
    <w:rsid w:val="00602EC2"/>
    <w:rsid w:val="006039E7"/>
    <w:rsid w:val="00603CD5"/>
    <w:rsid w:val="00603D29"/>
    <w:rsid w:val="00604537"/>
    <w:rsid w:val="0060483F"/>
    <w:rsid w:val="0060683F"/>
    <w:rsid w:val="00610B64"/>
    <w:rsid w:val="006112CD"/>
    <w:rsid w:val="0061209E"/>
    <w:rsid w:val="00612D66"/>
    <w:rsid w:val="006131CD"/>
    <w:rsid w:val="006140C1"/>
    <w:rsid w:val="00614243"/>
    <w:rsid w:val="006148C1"/>
    <w:rsid w:val="006158E6"/>
    <w:rsid w:val="006168EE"/>
    <w:rsid w:val="00616918"/>
    <w:rsid w:val="00616EA2"/>
    <w:rsid w:val="006172A8"/>
    <w:rsid w:val="0062078B"/>
    <w:rsid w:val="006208AB"/>
    <w:rsid w:val="00620FC2"/>
    <w:rsid w:val="006215DE"/>
    <w:rsid w:val="00621C59"/>
    <w:rsid w:val="0062243B"/>
    <w:rsid w:val="00622A28"/>
    <w:rsid w:val="00622E32"/>
    <w:rsid w:val="00623039"/>
    <w:rsid w:val="00623D3A"/>
    <w:rsid w:val="00624C43"/>
    <w:rsid w:val="006251E6"/>
    <w:rsid w:val="0062547A"/>
    <w:rsid w:val="00625628"/>
    <w:rsid w:val="0062563D"/>
    <w:rsid w:val="00625B94"/>
    <w:rsid w:val="006261FE"/>
    <w:rsid w:val="00626E28"/>
    <w:rsid w:val="0063081C"/>
    <w:rsid w:val="00630A46"/>
    <w:rsid w:val="00631A16"/>
    <w:rsid w:val="00631D13"/>
    <w:rsid w:val="006324C0"/>
    <w:rsid w:val="00632F00"/>
    <w:rsid w:val="00633FC6"/>
    <w:rsid w:val="006343A8"/>
    <w:rsid w:val="00636D6F"/>
    <w:rsid w:val="00637730"/>
    <w:rsid w:val="0064014B"/>
    <w:rsid w:val="006410F4"/>
    <w:rsid w:val="00641207"/>
    <w:rsid w:val="006419F2"/>
    <w:rsid w:val="00642989"/>
    <w:rsid w:val="006441BE"/>
    <w:rsid w:val="0064468B"/>
    <w:rsid w:val="00646803"/>
    <w:rsid w:val="00646DF1"/>
    <w:rsid w:val="006519CB"/>
    <w:rsid w:val="00652342"/>
    <w:rsid w:val="0065248B"/>
    <w:rsid w:val="0065468D"/>
    <w:rsid w:val="006548A0"/>
    <w:rsid w:val="0065693C"/>
    <w:rsid w:val="00657D78"/>
    <w:rsid w:val="00660EDF"/>
    <w:rsid w:val="00661412"/>
    <w:rsid w:val="00661E03"/>
    <w:rsid w:val="00662F97"/>
    <w:rsid w:val="00663243"/>
    <w:rsid w:val="00663455"/>
    <w:rsid w:val="00664063"/>
    <w:rsid w:val="006641D0"/>
    <w:rsid w:val="006643AF"/>
    <w:rsid w:val="00665706"/>
    <w:rsid w:val="00666871"/>
    <w:rsid w:val="006678D8"/>
    <w:rsid w:val="006705C3"/>
    <w:rsid w:val="0067093A"/>
    <w:rsid w:val="00670EEA"/>
    <w:rsid w:val="00671C0A"/>
    <w:rsid w:val="0067457D"/>
    <w:rsid w:val="0067502A"/>
    <w:rsid w:val="006764A8"/>
    <w:rsid w:val="00676748"/>
    <w:rsid w:val="00676DD3"/>
    <w:rsid w:val="0067793B"/>
    <w:rsid w:val="00677A93"/>
    <w:rsid w:val="006800A3"/>
    <w:rsid w:val="00680765"/>
    <w:rsid w:val="00680AC5"/>
    <w:rsid w:val="00681EE5"/>
    <w:rsid w:val="00682A58"/>
    <w:rsid w:val="006837A3"/>
    <w:rsid w:val="00687F6D"/>
    <w:rsid w:val="006909F7"/>
    <w:rsid w:val="00690E36"/>
    <w:rsid w:val="00691A5A"/>
    <w:rsid w:val="00691C8C"/>
    <w:rsid w:val="00691CB3"/>
    <w:rsid w:val="006934F1"/>
    <w:rsid w:val="00694197"/>
    <w:rsid w:val="006965A9"/>
    <w:rsid w:val="00696826"/>
    <w:rsid w:val="00696BC4"/>
    <w:rsid w:val="006976D0"/>
    <w:rsid w:val="006A0E57"/>
    <w:rsid w:val="006A3C5F"/>
    <w:rsid w:val="006A504B"/>
    <w:rsid w:val="006A54D1"/>
    <w:rsid w:val="006A6401"/>
    <w:rsid w:val="006A7F96"/>
    <w:rsid w:val="006B0072"/>
    <w:rsid w:val="006B0FE9"/>
    <w:rsid w:val="006B1220"/>
    <w:rsid w:val="006B3415"/>
    <w:rsid w:val="006B44CE"/>
    <w:rsid w:val="006B5069"/>
    <w:rsid w:val="006B5D48"/>
    <w:rsid w:val="006B5F7F"/>
    <w:rsid w:val="006B6F75"/>
    <w:rsid w:val="006B712A"/>
    <w:rsid w:val="006B71D6"/>
    <w:rsid w:val="006B72CB"/>
    <w:rsid w:val="006C014B"/>
    <w:rsid w:val="006C0250"/>
    <w:rsid w:val="006C0514"/>
    <w:rsid w:val="006C0D3C"/>
    <w:rsid w:val="006C1F2A"/>
    <w:rsid w:val="006C3C65"/>
    <w:rsid w:val="006C44D9"/>
    <w:rsid w:val="006C4666"/>
    <w:rsid w:val="006C4A4A"/>
    <w:rsid w:val="006C4E15"/>
    <w:rsid w:val="006C5F68"/>
    <w:rsid w:val="006C650F"/>
    <w:rsid w:val="006C7707"/>
    <w:rsid w:val="006D06BC"/>
    <w:rsid w:val="006D07CC"/>
    <w:rsid w:val="006D1FEA"/>
    <w:rsid w:val="006D237E"/>
    <w:rsid w:val="006D2BBD"/>
    <w:rsid w:val="006D3BD7"/>
    <w:rsid w:val="006D3C0A"/>
    <w:rsid w:val="006D55E0"/>
    <w:rsid w:val="006D5BA4"/>
    <w:rsid w:val="006D5C1A"/>
    <w:rsid w:val="006D6C8E"/>
    <w:rsid w:val="006E1428"/>
    <w:rsid w:val="006E2697"/>
    <w:rsid w:val="006E3BF5"/>
    <w:rsid w:val="006E3DA7"/>
    <w:rsid w:val="006E3FEE"/>
    <w:rsid w:val="006E67C2"/>
    <w:rsid w:val="006E690B"/>
    <w:rsid w:val="006E6BE0"/>
    <w:rsid w:val="006E7402"/>
    <w:rsid w:val="006F0409"/>
    <w:rsid w:val="006F1391"/>
    <w:rsid w:val="006F2BC2"/>
    <w:rsid w:val="006F3867"/>
    <w:rsid w:val="006F4AEA"/>
    <w:rsid w:val="006F4F30"/>
    <w:rsid w:val="006F52EC"/>
    <w:rsid w:val="006F5DEA"/>
    <w:rsid w:val="006F6105"/>
    <w:rsid w:val="006F6C4C"/>
    <w:rsid w:val="006F7A21"/>
    <w:rsid w:val="006F7D99"/>
    <w:rsid w:val="006F7DD2"/>
    <w:rsid w:val="007006E5"/>
    <w:rsid w:val="007010D2"/>
    <w:rsid w:val="0070129D"/>
    <w:rsid w:val="00701795"/>
    <w:rsid w:val="00702E16"/>
    <w:rsid w:val="007032DF"/>
    <w:rsid w:val="00703382"/>
    <w:rsid w:val="007037C2"/>
    <w:rsid w:val="007041D5"/>
    <w:rsid w:val="00704BF7"/>
    <w:rsid w:val="0070502B"/>
    <w:rsid w:val="00705E35"/>
    <w:rsid w:val="0070687E"/>
    <w:rsid w:val="00707421"/>
    <w:rsid w:val="00707F28"/>
    <w:rsid w:val="007106A7"/>
    <w:rsid w:val="00710936"/>
    <w:rsid w:val="007112F3"/>
    <w:rsid w:val="007120CB"/>
    <w:rsid w:val="0071225C"/>
    <w:rsid w:val="00712595"/>
    <w:rsid w:val="00713349"/>
    <w:rsid w:val="00713758"/>
    <w:rsid w:val="00715D5B"/>
    <w:rsid w:val="00716825"/>
    <w:rsid w:val="0071688A"/>
    <w:rsid w:val="00721C6F"/>
    <w:rsid w:val="00721D7E"/>
    <w:rsid w:val="007227D5"/>
    <w:rsid w:val="00724807"/>
    <w:rsid w:val="00724AE5"/>
    <w:rsid w:val="007251FA"/>
    <w:rsid w:val="0072547F"/>
    <w:rsid w:val="00725BF1"/>
    <w:rsid w:val="007262E6"/>
    <w:rsid w:val="0072692A"/>
    <w:rsid w:val="00726E8F"/>
    <w:rsid w:val="00727171"/>
    <w:rsid w:val="0072719C"/>
    <w:rsid w:val="007277EA"/>
    <w:rsid w:val="00727F91"/>
    <w:rsid w:val="00732254"/>
    <w:rsid w:val="00732B44"/>
    <w:rsid w:val="0073336A"/>
    <w:rsid w:val="007335FC"/>
    <w:rsid w:val="00733851"/>
    <w:rsid w:val="0073514C"/>
    <w:rsid w:val="007354FB"/>
    <w:rsid w:val="00736661"/>
    <w:rsid w:val="00736B96"/>
    <w:rsid w:val="00736BF8"/>
    <w:rsid w:val="00737404"/>
    <w:rsid w:val="00737797"/>
    <w:rsid w:val="007379E0"/>
    <w:rsid w:val="00737E81"/>
    <w:rsid w:val="00740631"/>
    <w:rsid w:val="00740D30"/>
    <w:rsid w:val="00742212"/>
    <w:rsid w:val="007430EE"/>
    <w:rsid w:val="00745465"/>
    <w:rsid w:val="00745ABC"/>
    <w:rsid w:val="00747276"/>
    <w:rsid w:val="00747717"/>
    <w:rsid w:val="00747ADD"/>
    <w:rsid w:val="00750420"/>
    <w:rsid w:val="00751034"/>
    <w:rsid w:val="0075139C"/>
    <w:rsid w:val="007515ED"/>
    <w:rsid w:val="00751F0C"/>
    <w:rsid w:val="00753ADF"/>
    <w:rsid w:val="00753E11"/>
    <w:rsid w:val="00754245"/>
    <w:rsid w:val="00756B3D"/>
    <w:rsid w:val="00756C5F"/>
    <w:rsid w:val="007572EF"/>
    <w:rsid w:val="00757896"/>
    <w:rsid w:val="00757968"/>
    <w:rsid w:val="00761CFC"/>
    <w:rsid w:val="007623D4"/>
    <w:rsid w:val="00764933"/>
    <w:rsid w:val="00765CF1"/>
    <w:rsid w:val="00766E6F"/>
    <w:rsid w:val="00767620"/>
    <w:rsid w:val="007679FE"/>
    <w:rsid w:val="00771045"/>
    <w:rsid w:val="007718CF"/>
    <w:rsid w:val="00771A25"/>
    <w:rsid w:val="00771F07"/>
    <w:rsid w:val="007722D1"/>
    <w:rsid w:val="00772E78"/>
    <w:rsid w:val="00773A09"/>
    <w:rsid w:val="007747FD"/>
    <w:rsid w:val="00775BE6"/>
    <w:rsid w:val="00775C5B"/>
    <w:rsid w:val="0077627E"/>
    <w:rsid w:val="007762B6"/>
    <w:rsid w:val="0078200E"/>
    <w:rsid w:val="0078218D"/>
    <w:rsid w:val="0078252B"/>
    <w:rsid w:val="00782630"/>
    <w:rsid w:val="00782D47"/>
    <w:rsid w:val="00783001"/>
    <w:rsid w:val="00784E24"/>
    <w:rsid w:val="007853BB"/>
    <w:rsid w:val="00786BFC"/>
    <w:rsid w:val="007870E0"/>
    <w:rsid w:val="00787AF5"/>
    <w:rsid w:val="00790380"/>
    <w:rsid w:val="00791D49"/>
    <w:rsid w:val="00791D9E"/>
    <w:rsid w:val="007936C1"/>
    <w:rsid w:val="007939D0"/>
    <w:rsid w:val="00797CD5"/>
    <w:rsid w:val="007A0907"/>
    <w:rsid w:val="007A256F"/>
    <w:rsid w:val="007A30A2"/>
    <w:rsid w:val="007A42E8"/>
    <w:rsid w:val="007A42FB"/>
    <w:rsid w:val="007A4503"/>
    <w:rsid w:val="007A494C"/>
    <w:rsid w:val="007A4B8E"/>
    <w:rsid w:val="007A4DCE"/>
    <w:rsid w:val="007A5E0A"/>
    <w:rsid w:val="007A5E67"/>
    <w:rsid w:val="007A6947"/>
    <w:rsid w:val="007B0717"/>
    <w:rsid w:val="007B0F2C"/>
    <w:rsid w:val="007B2A65"/>
    <w:rsid w:val="007B2EFF"/>
    <w:rsid w:val="007B3B14"/>
    <w:rsid w:val="007B3BCC"/>
    <w:rsid w:val="007B4161"/>
    <w:rsid w:val="007B5628"/>
    <w:rsid w:val="007B6402"/>
    <w:rsid w:val="007C0787"/>
    <w:rsid w:val="007C21DD"/>
    <w:rsid w:val="007C2C3C"/>
    <w:rsid w:val="007C2F5E"/>
    <w:rsid w:val="007C325C"/>
    <w:rsid w:val="007C3D76"/>
    <w:rsid w:val="007C53D8"/>
    <w:rsid w:val="007C6E29"/>
    <w:rsid w:val="007C70D1"/>
    <w:rsid w:val="007D2637"/>
    <w:rsid w:val="007D2AA5"/>
    <w:rsid w:val="007D3A9D"/>
    <w:rsid w:val="007D5C8E"/>
    <w:rsid w:val="007D5E29"/>
    <w:rsid w:val="007D5EED"/>
    <w:rsid w:val="007D61E6"/>
    <w:rsid w:val="007D6E10"/>
    <w:rsid w:val="007D6E1B"/>
    <w:rsid w:val="007D71FE"/>
    <w:rsid w:val="007E1F36"/>
    <w:rsid w:val="007E246E"/>
    <w:rsid w:val="007E3DB3"/>
    <w:rsid w:val="007E4005"/>
    <w:rsid w:val="007E43F4"/>
    <w:rsid w:val="007E4F9D"/>
    <w:rsid w:val="007E6E77"/>
    <w:rsid w:val="007E6EC4"/>
    <w:rsid w:val="007E7361"/>
    <w:rsid w:val="007F004D"/>
    <w:rsid w:val="007F0148"/>
    <w:rsid w:val="007F0A24"/>
    <w:rsid w:val="007F1480"/>
    <w:rsid w:val="007F1731"/>
    <w:rsid w:val="007F1EF7"/>
    <w:rsid w:val="007F20E5"/>
    <w:rsid w:val="007F2DFD"/>
    <w:rsid w:val="007F3395"/>
    <w:rsid w:val="007F3E27"/>
    <w:rsid w:val="007F49A5"/>
    <w:rsid w:val="007F4D98"/>
    <w:rsid w:val="007F5EA9"/>
    <w:rsid w:val="007F6B87"/>
    <w:rsid w:val="007F6D4F"/>
    <w:rsid w:val="007F6F26"/>
    <w:rsid w:val="007F76B1"/>
    <w:rsid w:val="007F7AB2"/>
    <w:rsid w:val="007F7C4C"/>
    <w:rsid w:val="007F7D7E"/>
    <w:rsid w:val="0080110E"/>
    <w:rsid w:val="00802979"/>
    <w:rsid w:val="00803384"/>
    <w:rsid w:val="0080435D"/>
    <w:rsid w:val="00804484"/>
    <w:rsid w:val="008044C5"/>
    <w:rsid w:val="008054BD"/>
    <w:rsid w:val="008065D7"/>
    <w:rsid w:val="00806840"/>
    <w:rsid w:val="00806893"/>
    <w:rsid w:val="008079B9"/>
    <w:rsid w:val="00807F5C"/>
    <w:rsid w:val="00810CCB"/>
    <w:rsid w:val="00812088"/>
    <w:rsid w:val="00812E0C"/>
    <w:rsid w:val="008155AC"/>
    <w:rsid w:val="00817153"/>
    <w:rsid w:val="0081722C"/>
    <w:rsid w:val="00817822"/>
    <w:rsid w:val="008200A3"/>
    <w:rsid w:val="00820505"/>
    <w:rsid w:val="008217A2"/>
    <w:rsid w:val="008224FD"/>
    <w:rsid w:val="00822DC9"/>
    <w:rsid w:val="008241A7"/>
    <w:rsid w:val="00824612"/>
    <w:rsid w:val="00824E21"/>
    <w:rsid w:val="00825D05"/>
    <w:rsid w:val="008264FD"/>
    <w:rsid w:val="00827E75"/>
    <w:rsid w:val="008300CD"/>
    <w:rsid w:val="00832557"/>
    <w:rsid w:val="00832DF4"/>
    <w:rsid w:val="00833C05"/>
    <w:rsid w:val="00835A3C"/>
    <w:rsid w:val="00835CA9"/>
    <w:rsid w:val="008360B3"/>
    <w:rsid w:val="00836C8C"/>
    <w:rsid w:val="00837151"/>
    <w:rsid w:val="008379BA"/>
    <w:rsid w:val="00841178"/>
    <w:rsid w:val="008411C5"/>
    <w:rsid w:val="00842771"/>
    <w:rsid w:val="008437F7"/>
    <w:rsid w:val="00844AB4"/>
    <w:rsid w:val="008454DE"/>
    <w:rsid w:val="0084560A"/>
    <w:rsid w:val="00845806"/>
    <w:rsid w:val="00845CBD"/>
    <w:rsid w:val="00846451"/>
    <w:rsid w:val="00846668"/>
    <w:rsid w:val="00846859"/>
    <w:rsid w:val="00847CBB"/>
    <w:rsid w:val="008508CD"/>
    <w:rsid w:val="00850FAC"/>
    <w:rsid w:val="0085104F"/>
    <w:rsid w:val="0085174A"/>
    <w:rsid w:val="008518A9"/>
    <w:rsid w:val="00852556"/>
    <w:rsid w:val="00852E3E"/>
    <w:rsid w:val="00854C68"/>
    <w:rsid w:val="00854D8C"/>
    <w:rsid w:val="00855555"/>
    <w:rsid w:val="0085560C"/>
    <w:rsid w:val="00855BD4"/>
    <w:rsid w:val="00856DA6"/>
    <w:rsid w:val="00857157"/>
    <w:rsid w:val="0085782E"/>
    <w:rsid w:val="0086027C"/>
    <w:rsid w:val="00860A7C"/>
    <w:rsid w:val="00860BCE"/>
    <w:rsid w:val="00860E11"/>
    <w:rsid w:val="0086118D"/>
    <w:rsid w:val="00861263"/>
    <w:rsid w:val="008616EF"/>
    <w:rsid w:val="008619BD"/>
    <w:rsid w:val="00863D8C"/>
    <w:rsid w:val="00866AFE"/>
    <w:rsid w:val="00866F1E"/>
    <w:rsid w:val="008676A5"/>
    <w:rsid w:val="00867DF8"/>
    <w:rsid w:val="008705CB"/>
    <w:rsid w:val="0087115E"/>
    <w:rsid w:val="00872C54"/>
    <w:rsid w:val="008733DA"/>
    <w:rsid w:val="008747F1"/>
    <w:rsid w:val="00874E60"/>
    <w:rsid w:val="008762F3"/>
    <w:rsid w:val="00877553"/>
    <w:rsid w:val="00880AA4"/>
    <w:rsid w:val="00881129"/>
    <w:rsid w:val="0088113D"/>
    <w:rsid w:val="008814C0"/>
    <w:rsid w:val="008814EF"/>
    <w:rsid w:val="008815E9"/>
    <w:rsid w:val="00883408"/>
    <w:rsid w:val="00885495"/>
    <w:rsid w:val="00885B46"/>
    <w:rsid w:val="008875BC"/>
    <w:rsid w:val="0088795D"/>
    <w:rsid w:val="00890CC3"/>
    <w:rsid w:val="00893390"/>
    <w:rsid w:val="008934BA"/>
    <w:rsid w:val="00894380"/>
    <w:rsid w:val="0089472E"/>
    <w:rsid w:val="00895C19"/>
    <w:rsid w:val="008960F1"/>
    <w:rsid w:val="008964E9"/>
    <w:rsid w:val="008968BE"/>
    <w:rsid w:val="00896EC7"/>
    <w:rsid w:val="008979E0"/>
    <w:rsid w:val="00897A87"/>
    <w:rsid w:val="008A0819"/>
    <w:rsid w:val="008A0AF4"/>
    <w:rsid w:val="008A1110"/>
    <w:rsid w:val="008A14E1"/>
    <w:rsid w:val="008A1616"/>
    <w:rsid w:val="008A1816"/>
    <w:rsid w:val="008A1B2B"/>
    <w:rsid w:val="008A2482"/>
    <w:rsid w:val="008A4B1C"/>
    <w:rsid w:val="008A5DF1"/>
    <w:rsid w:val="008A7EA5"/>
    <w:rsid w:val="008B00D7"/>
    <w:rsid w:val="008B179C"/>
    <w:rsid w:val="008B2E59"/>
    <w:rsid w:val="008B36CF"/>
    <w:rsid w:val="008B5F01"/>
    <w:rsid w:val="008B6841"/>
    <w:rsid w:val="008B69B6"/>
    <w:rsid w:val="008B6DAB"/>
    <w:rsid w:val="008B70F9"/>
    <w:rsid w:val="008C0107"/>
    <w:rsid w:val="008C0406"/>
    <w:rsid w:val="008C1506"/>
    <w:rsid w:val="008C17F3"/>
    <w:rsid w:val="008C2216"/>
    <w:rsid w:val="008C2938"/>
    <w:rsid w:val="008C2E54"/>
    <w:rsid w:val="008C4233"/>
    <w:rsid w:val="008C4425"/>
    <w:rsid w:val="008C447A"/>
    <w:rsid w:val="008C4554"/>
    <w:rsid w:val="008C50CA"/>
    <w:rsid w:val="008C5EC0"/>
    <w:rsid w:val="008C6B58"/>
    <w:rsid w:val="008C6B9D"/>
    <w:rsid w:val="008D0D9E"/>
    <w:rsid w:val="008D1862"/>
    <w:rsid w:val="008D2561"/>
    <w:rsid w:val="008D47B1"/>
    <w:rsid w:val="008D4AF0"/>
    <w:rsid w:val="008D7381"/>
    <w:rsid w:val="008D74A8"/>
    <w:rsid w:val="008D7630"/>
    <w:rsid w:val="008D7F98"/>
    <w:rsid w:val="008E0545"/>
    <w:rsid w:val="008E1E23"/>
    <w:rsid w:val="008E219C"/>
    <w:rsid w:val="008E2B72"/>
    <w:rsid w:val="008E4C28"/>
    <w:rsid w:val="008E61CF"/>
    <w:rsid w:val="008E6314"/>
    <w:rsid w:val="008E75F8"/>
    <w:rsid w:val="008F01F6"/>
    <w:rsid w:val="008F2A68"/>
    <w:rsid w:val="008F59BF"/>
    <w:rsid w:val="008F5BAE"/>
    <w:rsid w:val="008F60F3"/>
    <w:rsid w:val="008F61DF"/>
    <w:rsid w:val="00900583"/>
    <w:rsid w:val="00900709"/>
    <w:rsid w:val="00900DDB"/>
    <w:rsid w:val="00901C89"/>
    <w:rsid w:val="00902404"/>
    <w:rsid w:val="00902597"/>
    <w:rsid w:val="00903558"/>
    <w:rsid w:val="00903A91"/>
    <w:rsid w:val="00903F1C"/>
    <w:rsid w:val="0090443F"/>
    <w:rsid w:val="00904D21"/>
    <w:rsid w:val="00904D9F"/>
    <w:rsid w:val="00905277"/>
    <w:rsid w:val="009060D5"/>
    <w:rsid w:val="00906500"/>
    <w:rsid w:val="009103E9"/>
    <w:rsid w:val="009109FE"/>
    <w:rsid w:val="009117D4"/>
    <w:rsid w:val="00911FA9"/>
    <w:rsid w:val="009132E3"/>
    <w:rsid w:val="0091331C"/>
    <w:rsid w:val="00913BE4"/>
    <w:rsid w:val="00914187"/>
    <w:rsid w:val="00914227"/>
    <w:rsid w:val="009160E3"/>
    <w:rsid w:val="0091610B"/>
    <w:rsid w:val="00916873"/>
    <w:rsid w:val="009179E6"/>
    <w:rsid w:val="00917D39"/>
    <w:rsid w:val="00917DAA"/>
    <w:rsid w:val="00921AA0"/>
    <w:rsid w:val="00921E97"/>
    <w:rsid w:val="00922C8E"/>
    <w:rsid w:val="00922D23"/>
    <w:rsid w:val="00922D2F"/>
    <w:rsid w:val="009242EB"/>
    <w:rsid w:val="0092442A"/>
    <w:rsid w:val="009253D4"/>
    <w:rsid w:val="00926B9F"/>
    <w:rsid w:val="009275E8"/>
    <w:rsid w:val="009276BA"/>
    <w:rsid w:val="00927B14"/>
    <w:rsid w:val="00927B79"/>
    <w:rsid w:val="00930F0F"/>
    <w:rsid w:val="0093127F"/>
    <w:rsid w:val="00931312"/>
    <w:rsid w:val="00931458"/>
    <w:rsid w:val="009316E6"/>
    <w:rsid w:val="0093254E"/>
    <w:rsid w:val="009332F0"/>
    <w:rsid w:val="00933395"/>
    <w:rsid w:val="009350BE"/>
    <w:rsid w:val="009354A8"/>
    <w:rsid w:val="0093570C"/>
    <w:rsid w:val="00935989"/>
    <w:rsid w:val="009363C7"/>
    <w:rsid w:val="009364AF"/>
    <w:rsid w:val="0093722D"/>
    <w:rsid w:val="00937B72"/>
    <w:rsid w:val="00941589"/>
    <w:rsid w:val="0094187B"/>
    <w:rsid w:val="009427D2"/>
    <w:rsid w:val="00943F9A"/>
    <w:rsid w:val="0094431A"/>
    <w:rsid w:val="00944A73"/>
    <w:rsid w:val="00944F11"/>
    <w:rsid w:val="009456BE"/>
    <w:rsid w:val="0094589C"/>
    <w:rsid w:val="00950A6C"/>
    <w:rsid w:val="00950C87"/>
    <w:rsid w:val="00950E82"/>
    <w:rsid w:val="00951079"/>
    <w:rsid w:val="00951485"/>
    <w:rsid w:val="00953430"/>
    <w:rsid w:val="009536C9"/>
    <w:rsid w:val="009537E2"/>
    <w:rsid w:val="00953CFB"/>
    <w:rsid w:val="00953DB1"/>
    <w:rsid w:val="00954770"/>
    <w:rsid w:val="00954C17"/>
    <w:rsid w:val="00955599"/>
    <w:rsid w:val="00955699"/>
    <w:rsid w:val="009567DC"/>
    <w:rsid w:val="00956EF3"/>
    <w:rsid w:val="009617CC"/>
    <w:rsid w:val="00962868"/>
    <w:rsid w:val="00963750"/>
    <w:rsid w:val="00966482"/>
    <w:rsid w:val="009671D3"/>
    <w:rsid w:val="009672BF"/>
    <w:rsid w:val="00967617"/>
    <w:rsid w:val="009676C5"/>
    <w:rsid w:val="00967B62"/>
    <w:rsid w:val="009704A1"/>
    <w:rsid w:val="00970E91"/>
    <w:rsid w:val="00970F31"/>
    <w:rsid w:val="0097128B"/>
    <w:rsid w:val="00971999"/>
    <w:rsid w:val="00971DA6"/>
    <w:rsid w:val="00972DB5"/>
    <w:rsid w:val="009730FA"/>
    <w:rsid w:val="00974061"/>
    <w:rsid w:val="00974CB0"/>
    <w:rsid w:val="009750DF"/>
    <w:rsid w:val="00975C1F"/>
    <w:rsid w:val="00976406"/>
    <w:rsid w:val="009809A2"/>
    <w:rsid w:val="009812F2"/>
    <w:rsid w:val="00983673"/>
    <w:rsid w:val="00983E9A"/>
    <w:rsid w:val="00984D4D"/>
    <w:rsid w:val="009855C6"/>
    <w:rsid w:val="00986818"/>
    <w:rsid w:val="0098727B"/>
    <w:rsid w:val="00987D8C"/>
    <w:rsid w:val="00990777"/>
    <w:rsid w:val="00992064"/>
    <w:rsid w:val="0099315F"/>
    <w:rsid w:val="009953AF"/>
    <w:rsid w:val="00995759"/>
    <w:rsid w:val="00995ABB"/>
    <w:rsid w:val="009963DF"/>
    <w:rsid w:val="00996570"/>
    <w:rsid w:val="00996953"/>
    <w:rsid w:val="0099777E"/>
    <w:rsid w:val="009A197F"/>
    <w:rsid w:val="009A38AB"/>
    <w:rsid w:val="009A3E0E"/>
    <w:rsid w:val="009A4318"/>
    <w:rsid w:val="009A4C8E"/>
    <w:rsid w:val="009A4E45"/>
    <w:rsid w:val="009A611F"/>
    <w:rsid w:val="009A66C5"/>
    <w:rsid w:val="009A6CEF"/>
    <w:rsid w:val="009A6D27"/>
    <w:rsid w:val="009B0092"/>
    <w:rsid w:val="009B0D55"/>
    <w:rsid w:val="009B0E1B"/>
    <w:rsid w:val="009B131F"/>
    <w:rsid w:val="009B2291"/>
    <w:rsid w:val="009B3644"/>
    <w:rsid w:val="009B4FCC"/>
    <w:rsid w:val="009B5BA0"/>
    <w:rsid w:val="009B5EFD"/>
    <w:rsid w:val="009B5FFF"/>
    <w:rsid w:val="009B64AB"/>
    <w:rsid w:val="009B66AC"/>
    <w:rsid w:val="009B6F38"/>
    <w:rsid w:val="009C1247"/>
    <w:rsid w:val="009C2E9F"/>
    <w:rsid w:val="009C419D"/>
    <w:rsid w:val="009C42E7"/>
    <w:rsid w:val="009C51F0"/>
    <w:rsid w:val="009C58F5"/>
    <w:rsid w:val="009C6673"/>
    <w:rsid w:val="009D0912"/>
    <w:rsid w:val="009D15C7"/>
    <w:rsid w:val="009D21E9"/>
    <w:rsid w:val="009D234A"/>
    <w:rsid w:val="009D2DBB"/>
    <w:rsid w:val="009D4110"/>
    <w:rsid w:val="009D4560"/>
    <w:rsid w:val="009D5C38"/>
    <w:rsid w:val="009D7E96"/>
    <w:rsid w:val="009E0014"/>
    <w:rsid w:val="009E0065"/>
    <w:rsid w:val="009E2137"/>
    <w:rsid w:val="009E4B7A"/>
    <w:rsid w:val="009E72E8"/>
    <w:rsid w:val="009E7386"/>
    <w:rsid w:val="009F0584"/>
    <w:rsid w:val="009F05E9"/>
    <w:rsid w:val="009F06DF"/>
    <w:rsid w:val="009F1E77"/>
    <w:rsid w:val="009F308A"/>
    <w:rsid w:val="009F30A6"/>
    <w:rsid w:val="009F3165"/>
    <w:rsid w:val="009F4007"/>
    <w:rsid w:val="009F4325"/>
    <w:rsid w:val="009F4BB4"/>
    <w:rsid w:val="009F761E"/>
    <w:rsid w:val="009F7743"/>
    <w:rsid w:val="00A000C3"/>
    <w:rsid w:val="00A00AB1"/>
    <w:rsid w:val="00A00C25"/>
    <w:rsid w:val="00A00D07"/>
    <w:rsid w:val="00A00FF7"/>
    <w:rsid w:val="00A01AAA"/>
    <w:rsid w:val="00A01C9E"/>
    <w:rsid w:val="00A01E12"/>
    <w:rsid w:val="00A02C4E"/>
    <w:rsid w:val="00A038B4"/>
    <w:rsid w:val="00A03D7D"/>
    <w:rsid w:val="00A05531"/>
    <w:rsid w:val="00A05EC2"/>
    <w:rsid w:val="00A07E2E"/>
    <w:rsid w:val="00A07EBA"/>
    <w:rsid w:val="00A12417"/>
    <w:rsid w:val="00A139E9"/>
    <w:rsid w:val="00A143E2"/>
    <w:rsid w:val="00A15016"/>
    <w:rsid w:val="00A153F3"/>
    <w:rsid w:val="00A1585B"/>
    <w:rsid w:val="00A15F09"/>
    <w:rsid w:val="00A170F4"/>
    <w:rsid w:val="00A17763"/>
    <w:rsid w:val="00A2001B"/>
    <w:rsid w:val="00A212B4"/>
    <w:rsid w:val="00A2310A"/>
    <w:rsid w:val="00A23401"/>
    <w:rsid w:val="00A23521"/>
    <w:rsid w:val="00A2360A"/>
    <w:rsid w:val="00A2430D"/>
    <w:rsid w:val="00A25084"/>
    <w:rsid w:val="00A27595"/>
    <w:rsid w:val="00A2791B"/>
    <w:rsid w:val="00A300F5"/>
    <w:rsid w:val="00A30292"/>
    <w:rsid w:val="00A32403"/>
    <w:rsid w:val="00A32744"/>
    <w:rsid w:val="00A3399A"/>
    <w:rsid w:val="00A33AFE"/>
    <w:rsid w:val="00A35154"/>
    <w:rsid w:val="00A359B4"/>
    <w:rsid w:val="00A3631F"/>
    <w:rsid w:val="00A36472"/>
    <w:rsid w:val="00A36B15"/>
    <w:rsid w:val="00A36FE3"/>
    <w:rsid w:val="00A37DD6"/>
    <w:rsid w:val="00A37FF3"/>
    <w:rsid w:val="00A402A1"/>
    <w:rsid w:val="00A417B7"/>
    <w:rsid w:val="00A423FF"/>
    <w:rsid w:val="00A43064"/>
    <w:rsid w:val="00A43319"/>
    <w:rsid w:val="00A43A03"/>
    <w:rsid w:val="00A43BCB"/>
    <w:rsid w:val="00A468BB"/>
    <w:rsid w:val="00A4742A"/>
    <w:rsid w:val="00A47E34"/>
    <w:rsid w:val="00A50595"/>
    <w:rsid w:val="00A50CBE"/>
    <w:rsid w:val="00A51D6C"/>
    <w:rsid w:val="00A53C9C"/>
    <w:rsid w:val="00A5419F"/>
    <w:rsid w:val="00A54D58"/>
    <w:rsid w:val="00A55723"/>
    <w:rsid w:val="00A55F6D"/>
    <w:rsid w:val="00A56E69"/>
    <w:rsid w:val="00A57C1F"/>
    <w:rsid w:val="00A60F82"/>
    <w:rsid w:val="00A610B5"/>
    <w:rsid w:val="00A6391E"/>
    <w:rsid w:val="00A64791"/>
    <w:rsid w:val="00A65711"/>
    <w:rsid w:val="00A65F1E"/>
    <w:rsid w:val="00A66EA3"/>
    <w:rsid w:val="00A67D59"/>
    <w:rsid w:val="00A71B1E"/>
    <w:rsid w:val="00A71BFC"/>
    <w:rsid w:val="00A72673"/>
    <w:rsid w:val="00A736EE"/>
    <w:rsid w:val="00A7401C"/>
    <w:rsid w:val="00A740FD"/>
    <w:rsid w:val="00A74363"/>
    <w:rsid w:val="00A756EE"/>
    <w:rsid w:val="00A759A1"/>
    <w:rsid w:val="00A75EE5"/>
    <w:rsid w:val="00A762E3"/>
    <w:rsid w:val="00A764FB"/>
    <w:rsid w:val="00A810C8"/>
    <w:rsid w:val="00A81183"/>
    <w:rsid w:val="00A81769"/>
    <w:rsid w:val="00A8246D"/>
    <w:rsid w:val="00A826E3"/>
    <w:rsid w:val="00A82740"/>
    <w:rsid w:val="00A83EF3"/>
    <w:rsid w:val="00A84561"/>
    <w:rsid w:val="00A84931"/>
    <w:rsid w:val="00A84DD8"/>
    <w:rsid w:val="00A84F4F"/>
    <w:rsid w:val="00A852A3"/>
    <w:rsid w:val="00A854D5"/>
    <w:rsid w:val="00A858B1"/>
    <w:rsid w:val="00A90940"/>
    <w:rsid w:val="00A91C64"/>
    <w:rsid w:val="00A91F70"/>
    <w:rsid w:val="00A91FFD"/>
    <w:rsid w:val="00A92005"/>
    <w:rsid w:val="00A9290E"/>
    <w:rsid w:val="00A92D5D"/>
    <w:rsid w:val="00A93E2A"/>
    <w:rsid w:val="00A9569E"/>
    <w:rsid w:val="00A95814"/>
    <w:rsid w:val="00A97B83"/>
    <w:rsid w:val="00AA06B5"/>
    <w:rsid w:val="00AA0844"/>
    <w:rsid w:val="00AA1ED2"/>
    <w:rsid w:val="00AA1EE9"/>
    <w:rsid w:val="00AA28DF"/>
    <w:rsid w:val="00AA65A3"/>
    <w:rsid w:val="00AA6A2B"/>
    <w:rsid w:val="00AA79D3"/>
    <w:rsid w:val="00AB0E56"/>
    <w:rsid w:val="00AB178D"/>
    <w:rsid w:val="00AB1865"/>
    <w:rsid w:val="00AB21E7"/>
    <w:rsid w:val="00AB2594"/>
    <w:rsid w:val="00AB2E66"/>
    <w:rsid w:val="00AB3A44"/>
    <w:rsid w:val="00AB3EBF"/>
    <w:rsid w:val="00AB5062"/>
    <w:rsid w:val="00AB5569"/>
    <w:rsid w:val="00AB56F1"/>
    <w:rsid w:val="00AB6CCD"/>
    <w:rsid w:val="00AB765D"/>
    <w:rsid w:val="00AB7730"/>
    <w:rsid w:val="00AB7E3D"/>
    <w:rsid w:val="00AC118A"/>
    <w:rsid w:val="00AC172F"/>
    <w:rsid w:val="00AC1AA5"/>
    <w:rsid w:val="00AC1E85"/>
    <w:rsid w:val="00AC2089"/>
    <w:rsid w:val="00AC22A1"/>
    <w:rsid w:val="00AC22BA"/>
    <w:rsid w:val="00AC3BA8"/>
    <w:rsid w:val="00AC44A0"/>
    <w:rsid w:val="00AC551A"/>
    <w:rsid w:val="00AC6D6D"/>
    <w:rsid w:val="00AC711A"/>
    <w:rsid w:val="00AD31D6"/>
    <w:rsid w:val="00AD4036"/>
    <w:rsid w:val="00AD4BC8"/>
    <w:rsid w:val="00AD6F58"/>
    <w:rsid w:val="00AD78FA"/>
    <w:rsid w:val="00AE0C62"/>
    <w:rsid w:val="00AE145E"/>
    <w:rsid w:val="00AE15DC"/>
    <w:rsid w:val="00AE18E1"/>
    <w:rsid w:val="00AE1D28"/>
    <w:rsid w:val="00AE2EC2"/>
    <w:rsid w:val="00AE3B54"/>
    <w:rsid w:val="00AE48A9"/>
    <w:rsid w:val="00AE4EC2"/>
    <w:rsid w:val="00AE5221"/>
    <w:rsid w:val="00AE573B"/>
    <w:rsid w:val="00AE6181"/>
    <w:rsid w:val="00AE6A96"/>
    <w:rsid w:val="00AF0C60"/>
    <w:rsid w:val="00AF0DC5"/>
    <w:rsid w:val="00AF20BD"/>
    <w:rsid w:val="00AF3470"/>
    <w:rsid w:val="00AF3C5F"/>
    <w:rsid w:val="00AF4D6F"/>
    <w:rsid w:val="00AF564C"/>
    <w:rsid w:val="00AF5CE7"/>
    <w:rsid w:val="00AF5F4D"/>
    <w:rsid w:val="00AF763F"/>
    <w:rsid w:val="00AF7694"/>
    <w:rsid w:val="00AF7FCC"/>
    <w:rsid w:val="00B00B4E"/>
    <w:rsid w:val="00B0124A"/>
    <w:rsid w:val="00B012EC"/>
    <w:rsid w:val="00B01C0C"/>
    <w:rsid w:val="00B02698"/>
    <w:rsid w:val="00B03019"/>
    <w:rsid w:val="00B031E1"/>
    <w:rsid w:val="00B032DE"/>
    <w:rsid w:val="00B037BD"/>
    <w:rsid w:val="00B03B33"/>
    <w:rsid w:val="00B04A9F"/>
    <w:rsid w:val="00B04B76"/>
    <w:rsid w:val="00B05669"/>
    <w:rsid w:val="00B05B77"/>
    <w:rsid w:val="00B05F39"/>
    <w:rsid w:val="00B05FA0"/>
    <w:rsid w:val="00B063F2"/>
    <w:rsid w:val="00B06AA4"/>
    <w:rsid w:val="00B070B3"/>
    <w:rsid w:val="00B07167"/>
    <w:rsid w:val="00B0737D"/>
    <w:rsid w:val="00B0774B"/>
    <w:rsid w:val="00B10E13"/>
    <w:rsid w:val="00B12101"/>
    <w:rsid w:val="00B12914"/>
    <w:rsid w:val="00B12AD3"/>
    <w:rsid w:val="00B12C40"/>
    <w:rsid w:val="00B12DF5"/>
    <w:rsid w:val="00B1365D"/>
    <w:rsid w:val="00B14354"/>
    <w:rsid w:val="00B1609C"/>
    <w:rsid w:val="00B16B56"/>
    <w:rsid w:val="00B172FB"/>
    <w:rsid w:val="00B201D0"/>
    <w:rsid w:val="00B20B69"/>
    <w:rsid w:val="00B20FED"/>
    <w:rsid w:val="00B21F3F"/>
    <w:rsid w:val="00B240F3"/>
    <w:rsid w:val="00B311E0"/>
    <w:rsid w:val="00B314FB"/>
    <w:rsid w:val="00B31DE7"/>
    <w:rsid w:val="00B343B1"/>
    <w:rsid w:val="00B359E2"/>
    <w:rsid w:val="00B368B0"/>
    <w:rsid w:val="00B36978"/>
    <w:rsid w:val="00B42F0A"/>
    <w:rsid w:val="00B43476"/>
    <w:rsid w:val="00B4417B"/>
    <w:rsid w:val="00B45A3B"/>
    <w:rsid w:val="00B47821"/>
    <w:rsid w:val="00B47FD6"/>
    <w:rsid w:val="00B51083"/>
    <w:rsid w:val="00B52E22"/>
    <w:rsid w:val="00B5321C"/>
    <w:rsid w:val="00B5324C"/>
    <w:rsid w:val="00B53A1C"/>
    <w:rsid w:val="00B545C8"/>
    <w:rsid w:val="00B547ED"/>
    <w:rsid w:val="00B5492F"/>
    <w:rsid w:val="00B5493B"/>
    <w:rsid w:val="00B54A40"/>
    <w:rsid w:val="00B60A73"/>
    <w:rsid w:val="00B60C51"/>
    <w:rsid w:val="00B6147B"/>
    <w:rsid w:val="00B61AC6"/>
    <w:rsid w:val="00B61D92"/>
    <w:rsid w:val="00B63125"/>
    <w:rsid w:val="00B646DC"/>
    <w:rsid w:val="00B65987"/>
    <w:rsid w:val="00B65DD8"/>
    <w:rsid w:val="00B6665F"/>
    <w:rsid w:val="00B6728E"/>
    <w:rsid w:val="00B67BA2"/>
    <w:rsid w:val="00B70C89"/>
    <w:rsid w:val="00B71CFF"/>
    <w:rsid w:val="00B72AF6"/>
    <w:rsid w:val="00B7352A"/>
    <w:rsid w:val="00B73C45"/>
    <w:rsid w:val="00B77356"/>
    <w:rsid w:val="00B80170"/>
    <w:rsid w:val="00B8081E"/>
    <w:rsid w:val="00B8137B"/>
    <w:rsid w:val="00B83AC1"/>
    <w:rsid w:val="00B849B8"/>
    <w:rsid w:val="00B868F8"/>
    <w:rsid w:val="00B901D6"/>
    <w:rsid w:val="00B90DCE"/>
    <w:rsid w:val="00B91C74"/>
    <w:rsid w:val="00B9461D"/>
    <w:rsid w:val="00B95F10"/>
    <w:rsid w:val="00B961AC"/>
    <w:rsid w:val="00B96C11"/>
    <w:rsid w:val="00B970E3"/>
    <w:rsid w:val="00B975BB"/>
    <w:rsid w:val="00BA33AC"/>
    <w:rsid w:val="00BA3EFA"/>
    <w:rsid w:val="00BA4232"/>
    <w:rsid w:val="00BA4507"/>
    <w:rsid w:val="00BA4A2B"/>
    <w:rsid w:val="00BA4E3D"/>
    <w:rsid w:val="00BA52BF"/>
    <w:rsid w:val="00BA5965"/>
    <w:rsid w:val="00BA6B0A"/>
    <w:rsid w:val="00BA6B0D"/>
    <w:rsid w:val="00BA7721"/>
    <w:rsid w:val="00BB0589"/>
    <w:rsid w:val="00BB1F5A"/>
    <w:rsid w:val="00BB235E"/>
    <w:rsid w:val="00BB30A1"/>
    <w:rsid w:val="00BB438F"/>
    <w:rsid w:val="00BB5273"/>
    <w:rsid w:val="00BB6607"/>
    <w:rsid w:val="00BB6989"/>
    <w:rsid w:val="00BC0283"/>
    <w:rsid w:val="00BC1458"/>
    <w:rsid w:val="00BC1AC6"/>
    <w:rsid w:val="00BC31EC"/>
    <w:rsid w:val="00BC358B"/>
    <w:rsid w:val="00BC38E8"/>
    <w:rsid w:val="00BC4631"/>
    <w:rsid w:val="00BC54AF"/>
    <w:rsid w:val="00BC54DB"/>
    <w:rsid w:val="00BC6CC1"/>
    <w:rsid w:val="00BC6CD1"/>
    <w:rsid w:val="00BC7397"/>
    <w:rsid w:val="00BC7F93"/>
    <w:rsid w:val="00BD097E"/>
    <w:rsid w:val="00BD18A5"/>
    <w:rsid w:val="00BD224A"/>
    <w:rsid w:val="00BD34E6"/>
    <w:rsid w:val="00BD3596"/>
    <w:rsid w:val="00BD4A0D"/>
    <w:rsid w:val="00BD6D5E"/>
    <w:rsid w:val="00BD733D"/>
    <w:rsid w:val="00BE066A"/>
    <w:rsid w:val="00BE06C2"/>
    <w:rsid w:val="00BE22D8"/>
    <w:rsid w:val="00BE3612"/>
    <w:rsid w:val="00BE3979"/>
    <w:rsid w:val="00BE41FD"/>
    <w:rsid w:val="00BE59B9"/>
    <w:rsid w:val="00BE67F7"/>
    <w:rsid w:val="00BE7672"/>
    <w:rsid w:val="00BE7C06"/>
    <w:rsid w:val="00BF1830"/>
    <w:rsid w:val="00BF1890"/>
    <w:rsid w:val="00BF190F"/>
    <w:rsid w:val="00BF2801"/>
    <w:rsid w:val="00BF5294"/>
    <w:rsid w:val="00BF6A36"/>
    <w:rsid w:val="00BF6D04"/>
    <w:rsid w:val="00BF79F5"/>
    <w:rsid w:val="00BF7DC3"/>
    <w:rsid w:val="00C00EE6"/>
    <w:rsid w:val="00C00F81"/>
    <w:rsid w:val="00C016AE"/>
    <w:rsid w:val="00C01E2D"/>
    <w:rsid w:val="00C0383C"/>
    <w:rsid w:val="00C045C3"/>
    <w:rsid w:val="00C051CB"/>
    <w:rsid w:val="00C05892"/>
    <w:rsid w:val="00C06734"/>
    <w:rsid w:val="00C067E4"/>
    <w:rsid w:val="00C07B7C"/>
    <w:rsid w:val="00C1054C"/>
    <w:rsid w:val="00C107C0"/>
    <w:rsid w:val="00C10909"/>
    <w:rsid w:val="00C10CB5"/>
    <w:rsid w:val="00C11A29"/>
    <w:rsid w:val="00C12D72"/>
    <w:rsid w:val="00C13AFA"/>
    <w:rsid w:val="00C13FC7"/>
    <w:rsid w:val="00C14298"/>
    <w:rsid w:val="00C14EEF"/>
    <w:rsid w:val="00C1586B"/>
    <w:rsid w:val="00C15D02"/>
    <w:rsid w:val="00C1653A"/>
    <w:rsid w:val="00C2039B"/>
    <w:rsid w:val="00C211C9"/>
    <w:rsid w:val="00C2182C"/>
    <w:rsid w:val="00C23242"/>
    <w:rsid w:val="00C23827"/>
    <w:rsid w:val="00C23A3A"/>
    <w:rsid w:val="00C24C9A"/>
    <w:rsid w:val="00C26286"/>
    <w:rsid w:val="00C26569"/>
    <w:rsid w:val="00C301C1"/>
    <w:rsid w:val="00C3097B"/>
    <w:rsid w:val="00C3169B"/>
    <w:rsid w:val="00C32359"/>
    <w:rsid w:val="00C325F6"/>
    <w:rsid w:val="00C32614"/>
    <w:rsid w:val="00C3277D"/>
    <w:rsid w:val="00C33138"/>
    <w:rsid w:val="00C341B1"/>
    <w:rsid w:val="00C3462C"/>
    <w:rsid w:val="00C34785"/>
    <w:rsid w:val="00C36916"/>
    <w:rsid w:val="00C414C3"/>
    <w:rsid w:val="00C42302"/>
    <w:rsid w:val="00C43447"/>
    <w:rsid w:val="00C43630"/>
    <w:rsid w:val="00C45E21"/>
    <w:rsid w:val="00C46827"/>
    <w:rsid w:val="00C46883"/>
    <w:rsid w:val="00C4770C"/>
    <w:rsid w:val="00C4778E"/>
    <w:rsid w:val="00C530A8"/>
    <w:rsid w:val="00C541D6"/>
    <w:rsid w:val="00C5510F"/>
    <w:rsid w:val="00C5558E"/>
    <w:rsid w:val="00C55726"/>
    <w:rsid w:val="00C5595D"/>
    <w:rsid w:val="00C56573"/>
    <w:rsid w:val="00C566A0"/>
    <w:rsid w:val="00C6126B"/>
    <w:rsid w:val="00C61370"/>
    <w:rsid w:val="00C61F75"/>
    <w:rsid w:val="00C6201B"/>
    <w:rsid w:val="00C620B0"/>
    <w:rsid w:val="00C62F56"/>
    <w:rsid w:val="00C63030"/>
    <w:rsid w:val="00C6337D"/>
    <w:rsid w:val="00C63690"/>
    <w:rsid w:val="00C63BA3"/>
    <w:rsid w:val="00C63CAB"/>
    <w:rsid w:val="00C65108"/>
    <w:rsid w:val="00C66524"/>
    <w:rsid w:val="00C66E53"/>
    <w:rsid w:val="00C70528"/>
    <w:rsid w:val="00C70DA2"/>
    <w:rsid w:val="00C70DE4"/>
    <w:rsid w:val="00C7108C"/>
    <w:rsid w:val="00C7172D"/>
    <w:rsid w:val="00C72A7E"/>
    <w:rsid w:val="00C72B8A"/>
    <w:rsid w:val="00C7471A"/>
    <w:rsid w:val="00C766ED"/>
    <w:rsid w:val="00C77529"/>
    <w:rsid w:val="00C77B13"/>
    <w:rsid w:val="00C800A6"/>
    <w:rsid w:val="00C8136E"/>
    <w:rsid w:val="00C81E63"/>
    <w:rsid w:val="00C82E45"/>
    <w:rsid w:val="00C83211"/>
    <w:rsid w:val="00C8578F"/>
    <w:rsid w:val="00C85D16"/>
    <w:rsid w:val="00C860CE"/>
    <w:rsid w:val="00C86284"/>
    <w:rsid w:val="00C870D5"/>
    <w:rsid w:val="00C87A86"/>
    <w:rsid w:val="00C87D2C"/>
    <w:rsid w:val="00C90B03"/>
    <w:rsid w:val="00C90DED"/>
    <w:rsid w:val="00C91EB8"/>
    <w:rsid w:val="00C925E1"/>
    <w:rsid w:val="00C93387"/>
    <w:rsid w:val="00C944E0"/>
    <w:rsid w:val="00C9494E"/>
    <w:rsid w:val="00C96B1E"/>
    <w:rsid w:val="00C9729A"/>
    <w:rsid w:val="00C9769D"/>
    <w:rsid w:val="00CA0B0A"/>
    <w:rsid w:val="00CA0DEA"/>
    <w:rsid w:val="00CA27BC"/>
    <w:rsid w:val="00CA2C0F"/>
    <w:rsid w:val="00CA3219"/>
    <w:rsid w:val="00CA3A53"/>
    <w:rsid w:val="00CA4CA6"/>
    <w:rsid w:val="00CA60E5"/>
    <w:rsid w:val="00CA65B9"/>
    <w:rsid w:val="00CA7097"/>
    <w:rsid w:val="00CB132A"/>
    <w:rsid w:val="00CB1C2C"/>
    <w:rsid w:val="00CB4760"/>
    <w:rsid w:val="00CB4FFA"/>
    <w:rsid w:val="00CB5595"/>
    <w:rsid w:val="00CB580F"/>
    <w:rsid w:val="00CB6268"/>
    <w:rsid w:val="00CB6CD5"/>
    <w:rsid w:val="00CB709B"/>
    <w:rsid w:val="00CC26A9"/>
    <w:rsid w:val="00CC30C2"/>
    <w:rsid w:val="00CC3332"/>
    <w:rsid w:val="00CC6330"/>
    <w:rsid w:val="00CC6DE5"/>
    <w:rsid w:val="00CC6ED5"/>
    <w:rsid w:val="00CC762B"/>
    <w:rsid w:val="00CC7D0F"/>
    <w:rsid w:val="00CD189B"/>
    <w:rsid w:val="00CD1CE4"/>
    <w:rsid w:val="00CD2896"/>
    <w:rsid w:val="00CD2927"/>
    <w:rsid w:val="00CD2CFA"/>
    <w:rsid w:val="00CD4546"/>
    <w:rsid w:val="00CD594C"/>
    <w:rsid w:val="00CD615B"/>
    <w:rsid w:val="00CE011E"/>
    <w:rsid w:val="00CE27AF"/>
    <w:rsid w:val="00CE2832"/>
    <w:rsid w:val="00CE40C9"/>
    <w:rsid w:val="00CE44BD"/>
    <w:rsid w:val="00CE5FBA"/>
    <w:rsid w:val="00CE660F"/>
    <w:rsid w:val="00CE727B"/>
    <w:rsid w:val="00CE73F9"/>
    <w:rsid w:val="00CE7869"/>
    <w:rsid w:val="00CF0A8C"/>
    <w:rsid w:val="00CF13E0"/>
    <w:rsid w:val="00CF361F"/>
    <w:rsid w:val="00CF3887"/>
    <w:rsid w:val="00CF48FB"/>
    <w:rsid w:val="00CF6FCB"/>
    <w:rsid w:val="00CF715B"/>
    <w:rsid w:val="00CF779F"/>
    <w:rsid w:val="00D0072B"/>
    <w:rsid w:val="00D01337"/>
    <w:rsid w:val="00D018A4"/>
    <w:rsid w:val="00D02880"/>
    <w:rsid w:val="00D0363B"/>
    <w:rsid w:val="00D04C82"/>
    <w:rsid w:val="00D05665"/>
    <w:rsid w:val="00D05C80"/>
    <w:rsid w:val="00D060A4"/>
    <w:rsid w:val="00D06B70"/>
    <w:rsid w:val="00D07073"/>
    <w:rsid w:val="00D07439"/>
    <w:rsid w:val="00D12465"/>
    <w:rsid w:val="00D124C9"/>
    <w:rsid w:val="00D13567"/>
    <w:rsid w:val="00D13A31"/>
    <w:rsid w:val="00D14CAE"/>
    <w:rsid w:val="00D14D5C"/>
    <w:rsid w:val="00D16989"/>
    <w:rsid w:val="00D16FBE"/>
    <w:rsid w:val="00D17EE9"/>
    <w:rsid w:val="00D2065F"/>
    <w:rsid w:val="00D21074"/>
    <w:rsid w:val="00D21321"/>
    <w:rsid w:val="00D21345"/>
    <w:rsid w:val="00D222BB"/>
    <w:rsid w:val="00D22F55"/>
    <w:rsid w:val="00D23593"/>
    <w:rsid w:val="00D239C5"/>
    <w:rsid w:val="00D239E5"/>
    <w:rsid w:val="00D2591E"/>
    <w:rsid w:val="00D25D0E"/>
    <w:rsid w:val="00D263CC"/>
    <w:rsid w:val="00D300D6"/>
    <w:rsid w:val="00D3016F"/>
    <w:rsid w:val="00D30D99"/>
    <w:rsid w:val="00D31185"/>
    <w:rsid w:val="00D312AD"/>
    <w:rsid w:val="00D31CA6"/>
    <w:rsid w:val="00D321BC"/>
    <w:rsid w:val="00D32468"/>
    <w:rsid w:val="00D326D3"/>
    <w:rsid w:val="00D3291C"/>
    <w:rsid w:val="00D32E63"/>
    <w:rsid w:val="00D33148"/>
    <w:rsid w:val="00D331AC"/>
    <w:rsid w:val="00D3333B"/>
    <w:rsid w:val="00D3399E"/>
    <w:rsid w:val="00D33A5B"/>
    <w:rsid w:val="00D33B28"/>
    <w:rsid w:val="00D33BD2"/>
    <w:rsid w:val="00D344AF"/>
    <w:rsid w:val="00D34687"/>
    <w:rsid w:val="00D34719"/>
    <w:rsid w:val="00D34F42"/>
    <w:rsid w:val="00D3510B"/>
    <w:rsid w:val="00D35DF8"/>
    <w:rsid w:val="00D37029"/>
    <w:rsid w:val="00D37092"/>
    <w:rsid w:val="00D3714E"/>
    <w:rsid w:val="00D37304"/>
    <w:rsid w:val="00D375B3"/>
    <w:rsid w:val="00D375E0"/>
    <w:rsid w:val="00D37786"/>
    <w:rsid w:val="00D37FDC"/>
    <w:rsid w:val="00D40BA2"/>
    <w:rsid w:val="00D42E96"/>
    <w:rsid w:val="00D45690"/>
    <w:rsid w:val="00D45B9C"/>
    <w:rsid w:val="00D45E2A"/>
    <w:rsid w:val="00D50446"/>
    <w:rsid w:val="00D50936"/>
    <w:rsid w:val="00D51E03"/>
    <w:rsid w:val="00D51F0D"/>
    <w:rsid w:val="00D531DD"/>
    <w:rsid w:val="00D536F1"/>
    <w:rsid w:val="00D54126"/>
    <w:rsid w:val="00D544B8"/>
    <w:rsid w:val="00D551CE"/>
    <w:rsid w:val="00D5552B"/>
    <w:rsid w:val="00D56778"/>
    <w:rsid w:val="00D62162"/>
    <w:rsid w:val="00D6279D"/>
    <w:rsid w:val="00D62B48"/>
    <w:rsid w:val="00D64D31"/>
    <w:rsid w:val="00D64D66"/>
    <w:rsid w:val="00D65523"/>
    <w:rsid w:val="00D66102"/>
    <w:rsid w:val="00D66383"/>
    <w:rsid w:val="00D6732F"/>
    <w:rsid w:val="00D67868"/>
    <w:rsid w:val="00D67CEF"/>
    <w:rsid w:val="00D7003E"/>
    <w:rsid w:val="00D70C60"/>
    <w:rsid w:val="00D717BD"/>
    <w:rsid w:val="00D71C49"/>
    <w:rsid w:val="00D727CF"/>
    <w:rsid w:val="00D73AC7"/>
    <w:rsid w:val="00D7520D"/>
    <w:rsid w:val="00D759B3"/>
    <w:rsid w:val="00D76A66"/>
    <w:rsid w:val="00D76E85"/>
    <w:rsid w:val="00D80559"/>
    <w:rsid w:val="00D80592"/>
    <w:rsid w:val="00D80B9C"/>
    <w:rsid w:val="00D82294"/>
    <w:rsid w:val="00D83270"/>
    <w:rsid w:val="00D833C8"/>
    <w:rsid w:val="00D85DA6"/>
    <w:rsid w:val="00D8677F"/>
    <w:rsid w:val="00D900F5"/>
    <w:rsid w:val="00D924BB"/>
    <w:rsid w:val="00D925F5"/>
    <w:rsid w:val="00D92C4A"/>
    <w:rsid w:val="00D92D5E"/>
    <w:rsid w:val="00D93BF4"/>
    <w:rsid w:val="00D941EC"/>
    <w:rsid w:val="00D94683"/>
    <w:rsid w:val="00D94914"/>
    <w:rsid w:val="00D965EE"/>
    <w:rsid w:val="00D97244"/>
    <w:rsid w:val="00D97832"/>
    <w:rsid w:val="00DA0635"/>
    <w:rsid w:val="00DA0F07"/>
    <w:rsid w:val="00DA1504"/>
    <w:rsid w:val="00DA1598"/>
    <w:rsid w:val="00DA2919"/>
    <w:rsid w:val="00DA31D5"/>
    <w:rsid w:val="00DA33D6"/>
    <w:rsid w:val="00DA4086"/>
    <w:rsid w:val="00DA430B"/>
    <w:rsid w:val="00DA519C"/>
    <w:rsid w:val="00DA51BB"/>
    <w:rsid w:val="00DA5B12"/>
    <w:rsid w:val="00DA5D75"/>
    <w:rsid w:val="00DA6A52"/>
    <w:rsid w:val="00DA6CD1"/>
    <w:rsid w:val="00DB04AE"/>
    <w:rsid w:val="00DB0AAA"/>
    <w:rsid w:val="00DB13E7"/>
    <w:rsid w:val="00DB1ADE"/>
    <w:rsid w:val="00DB2F52"/>
    <w:rsid w:val="00DB333E"/>
    <w:rsid w:val="00DB3C77"/>
    <w:rsid w:val="00DB4BF1"/>
    <w:rsid w:val="00DB60A5"/>
    <w:rsid w:val="00DC00D3"/>
    <w:rsid w:val="00DC0B90"/>
    <w:rsid w:val="00DC13B9"/>
    <w:rsid w:val="00DC166B"/>
    <w:rsid w:val="00DC2A11"/>
    <w:rsid w:val="00DC3B38"/>
    <w:rsid w:val="00DC5184"/>
    <w:rsid w:val="00DC6006"/>
    <w:rsid w:val="00DC620C"/>
    <w:rsid w:val="00DC7042"/>
    <w:rsid w:val="00DC72E0"/>
    <w:rsid w:val="00DD0F27"/>
    <w:rsid w:val="00DD1050"/>
    <w:rsid w:val="00DD17A5"/>
    <w:rsid w:val="00DD2C00"/>
    <w:rsid w:val="00DD2DEF"/>
    <w:rsid w:val="00DD385E"/>
    <w:rsid w:val="00DD3F93"/>
    <w:rsid w:val="00DD6F2B"/>
    <w:rsid w:val="00DD7541"/>
    <w:rsid w:val="00DD75A9"/>
    <w:rsid w:val="00DD7E34"/>
    <w:rsid w:val="00DE1BBB"/>
    <w:rsid w:val="00DE2DDD"/>
    <w:rsid w:val="00DE4AD7"/>
    <w:rsid w:val="00DE4B9E"/>
    <w:rsid w:val="00DE639E"/>
    <w:rsid w:val="00DE78D4"/>
    <w:rsid w:val="00DE7E95"/>
    <w:rsid w:val="00DF19F9"/>
    <w:rsid w:val="00DF1E32"/>
    <w:rsid w:val="00DF35FE"/>
    <w:rsid w:val="00DF42A8"/>
    <w:rsid w:val="00DF48B7"/>
    <w:rsid w:val="00DF49B4"/>
    <w:rsid w:val="00DF591D"/>
    <w:rsid w:val="00DF5E21"/>
    <w:rsid w:val="00DF6023"/>
    <w:rsid w:val="00DF7688"/>
    <w:rsid w:val="00E03341"/>
    <w:rsid w:val="00E04161"/>
    <w:rsid w:val="00E043FC"/>
    <w:rsid w:val="00E0455F"/>
    <w:rsid w:val="00E05B14"/>
    <w:rsid w:val="00E0688E"/>
    <w:rsid w:val="00E07530"/>
    <w:rsid w:val="00E0756F"/>
    <w:rsid w:val="00E07A88"/>
    <w:rsid w:val="00E07B89"/>
    <w:rsid w:val="00E10764"/>
    <w:rsid w:val="00E1087C"/>
    <w:rsid w:val="00E113F3"/>
    <w:rsid w:val="00E1162D"/>
    <w:rsid w:val="00E118EE"/>
    <w:rsid w:val="00E12B3A"/>
    <w:rsid w:val="00E134AF"/>
    <w:rsid w:val="00E13DCA"/>
    <w:rsid w:val="00E141FC"/>
    <w:rsid w:val="00E14563"/>
    <w:rsid w:val="00E15669"/>
    <w:rsid w:val="00E15B41"/>
    <w:rsid w:val="00E173DC"/>
    <w:rsid w:val="00E20A11"/>
    <w:rsid w:val="00E23159"/>
    <w:rsid w:val="00E23719"/>
    <w:rsid w:val="00E23C1A"/>
    <w:rsid w:val="00E256D5"/>
    <w:rsid w:val="00E2592F"/>
    <w:rsid w:val="00E26DDA"/>
    <w:rsid w:val="00E30FE2"/>
    <w:rsid w:val="00E3234E"/>
    <w:rsid w:val="00E34671"/>
    <w:rsid w:val="00E3582B"/>
    <w:rsid w:val="00E35854"/>
    <w:rsid w:val="00E35C59"/>
    <w:rsid w:val="00E3672B"/>
    <w:rsid w:val="00E36830"/>
    <w:rsid w:val="00E36A24"/>
    <w:rsid w:val="00E40684"/>
    <w:rsid w:val="00E4085D"/>
    <w:rsid w:val="00E40953"/>
    <w:rsid w:val="00E40A76"/>
    <w:rsid w:val="00E41390"/>
    <w:rsid w:val="00E41561"/>
    <w:rsid w:val="00E42459"/>
    <w:rsid w:val="00E43E8A"/>
    <w:rsid w:val="00E44365"/>
    <w:rsid w:val="00E446F5"/>
    <w:rsid w:val="00E45D5E"/>
    <w:rsid w:val="00E46137"/>
    <w:rsid w:val="00E47DDA"/>
    <w:rsid w:val="00E512E1"/>
    <w:rsid w:val="00E52D9E"/>
    <w:rsid w:val="00E537BE"/>
    <w:rsid w:val="00E53A46"/>
    <w:rsid w:val="00E547B9"/>
    <w:rsid w:val="00E54C6E"/>
    <w:rsid w:val="00E552CD"/>
    <w:rsid w:val="00E560AA"/>
    <w:rsid w:val="00E56CE2"/>
    <w:rsid w:val="00E5794F"/>
    <w:rsid w:val="00E6073A"/>
    <w:rsid w:val="00E60EAD"/>
    <w:rsid w:val="00E61B87"/>
    <w:rsid w:val="00E62822"/>
    <w:rsid w:val="00E63457"/>
    <w:rsid w:val="00E635B5"/>
    <w:rsid w:val="00E6397D"/>
    <w:rsid w:val="00E63B30"/>
    <w:rsid w:val="00E64E39"/>
    <w:rsid w:val="00E654AC"/>
    <w:rsid w:val="00E65930"/>
    <w:rsid w:val="00E66A6B"/>
    <w:rsid w:val="00E70DE9"/>
    <w:rsid w:val="00E7170E"/>
    <w:rsid w:val="00E73039"/>
    <w:rsid w:val="00E733B7"/>
    <w:rsid w:val="00E73E7F"/>
    <w:rsid w:val="00E75BA2"/>
    <w:rsid w:val="00E76553"/>
    <w:rsid w:val="00E76B27"/>
    <w:rsid w:val="00E77CFA"/>
    <w:rsid w:val="00E801B9"/>
    <w:rsid w:val="00E8046E"/>
    <w:rsid w:val="00E80DC6"/>
    <w:rsid w:val="00E80F9F"/>
    <w:rsid w:val="00E8182D"/>
    <w:rsid w:val="00E81C0E"/>
    <w:rsid w:val="00E826CF"/>
    <w:rsid w:val="00E82750"/>
    <w:rsid w:val="00E82C9F"/>
    <w:rsid w:val="00E82FDC"/>
    <w:rsid w:val="00E8392F"/>
    <w:rsid w:val="00E83B59"/>
    <w:rsid w:val="00E83C0D"/>
    <w:rsid w:val="00E84025"/>
    <w:rsid w:val="00E84891"/>
    <w:rsid w:val="00E86552"/>
    <w:rsid w:val="00E86643"/>
    <w:rsid w:val="00E86DEF"/>
    <w:rsid w:val="00E90A3A"/>
    <w:rsid w:val="00E90A3E"/>
    <w:rsid w:val="00E90CE9"/>
    <w:rsid w:val="00E9295F"/>
    <w:rsid w:val="00E92E0C"/>
    <w:rsid w:val="00E9372A"/>
    <w:rsid w:val="00E94F4B"/>
    <w:rsid w:val="00E95A6E"/>
    <w:rsid w:val="00E95D52"/>
    <w:rsid w:val="00E95EF4"/>
    <w:rsid w:val="00E963D4"/>
    <w:rsid w:val="00E9674A"/>
    <w:rsid w:val="00E97B05"/>
    <w:rsid w:val="00E97C16"/>
    <w:rsid w:val="00E97F46"/>
    <w:rsid w:val="00EA061C"/>
    <w:rsid w:val="00EA0C93"/>
    <w:rsid w:val="00EA1094"/>
    <w:rsid w:val="00EA2539"/>
    <w:rsid w:val="00EA4225"/>
    <w:rsid w:val="00EA5256"/>
    <w:rsid w:val="00EA52D7"/>
    <w:rsid w:val="00EA65AF"/>
    <w:rsid w:val="00EA6F8E"/>
    <w:rsid w:val="00EA718B"/>
    <w:rsid w:val="00EA7283"/>
    <w:rsid w:val="00EB03CF"/>
    <w:rsid w:val="00EB05AD"/>
    <w:rsid w:val="00EB1C75"/>
    <w:rsid w:val="00EB1C8C"/>
    <w:rsid w:val="00EB37C5"/>
    <w:rsid w:val="00EB3AAB"/>
    <w:rsid w:val="00EB43C7"/>
    <w:rsid w:val="00EB67AB"/>
    <w:rsid w:val="00EB6EEA"/>
    <w:rsid w:val="00EB739E"/>
    <w:rsid w:val="00EB7C5C"/>
    <w:rsid w:val="00EC0208"/>
    <w:rsid w:val="00EC0213"/>
    <w:rsid w:val="00EC0420"/>
    <w:rsid w:val="00EC11FC"/>
    <w:rsid w:val="00EC2640"/>
    <w:rsid w:val="00EC40F1"/>
    <w:rsid w:val="00EC46CB"/>
    <w:rsid w:val="00EC4D57"/>
    <w:rsid w:val="00EC5228"/>
    <w:rsid w:val="00EC52D2"/>
    <w:rsid w:val="00EC5D07"/>
    <w:rsid w:val="00EC7F39"/>
    <w:rsid w:val="00ED124A"/>
    <w:rsid w:val="00ED1AA3"/>
    <w:rsid w:val="00ED1DE2"/>
    <w:rsid w:val="00ED2956"/>
    <w:rsid w:val="00ED2B26"/>
    <w:rsid w:val="00ED2CEB"/>
    <w:rsid w:val="00ED335C"/>
    <w:rsid w:val="00ED3BF0"/>
    <w:rsid w:val="00ED4BED"/>
    <w:rsid w:val="00ED5044"/>
    <w:rsid w:val="00ED5B3E"/>
    <w:rsid w:val="00ED78FB"/>
    <w:rsid w:val="00EE0E31"/>
    <w:rsid w:val="00EE2B58"/>
    <w:rsid w:val="00EE36C5"/>
    <w:rsid w:val="00EE436B"/>
    <w:rsid w:val="00EE44BE"/>
    <w:rsid w:val="00EE4BB2"/>
    <w:rsid w:val="00EE524E"/>
    <w:rsid w:val="00EE5923"/>
    <w:rsid w:val="00EE721B"/>
    <w:rsid w:val="00EF0519"/>
    <w:rsid w:val="00EF0EFB"/>
    <w:rsid w:val="00EF1D28"/>
    <w:rsid w:val="00EF4DB4"/>
    <w:rsid w:val="00EF53E4"/>
    <w:rsid w:val="00EF5E2A"/>
    <w:rsid w:val="00F00C00"/>
    <w:rsid w:val="00F01ED3"/>
    <w:rsid w:val="00F0299F"/>
    <w:rsid w:val="00F038AF"/>
    <w:rsid w:val="00F042F0"/>
    <w:rsid w:val="00F05B53"/>
    <w:rsid w:val="00F05D4D"/>
    <w:rsid w:val="00F06D51"/>
    <w:rsid w:val="00F10E84"/>
    <w:rsid w:val="00F11398"/>
    <w:rsid w:val="00F1166A"/>
    <w:rsid w:val="00F1241F"/>
    <w:rsid w:val="00F1293B"/>
    <w:rsid w:val="00F1381D"/>
    <w:rsid w:val="00F13E69"/>
    <w:rsid w:val="00F1419D"/>
    <w:rsid w:val="00F169CF"/>
    <w:rsid w:val="00F1714A"/>
    <w:rsid w:val="00F174CB"/>
    <w:rsid w:val="00F2075A"/>
    <w:rsid w:val="00F21703"/>
    <w:rsid w:val="00F21D12"/>
    <w:rsid w:val="00F2233B"/>
    <w:rsid w:val="00F2408D"/>
    <w:rsid w:val="00F242E6"/>
    <w:rsid w:val="00F25D58"/>
    <w:rsid w:val="00F26C69"/>
    <w:rsid w:val="00F2737E"/>
    <w:rsid w:val="00F27500"/>
    <w:rsid w:val="00F30DE4"/>
    <w:rsid w:val="00F31B71"/>
    <w:rsid w:val="00F31BBD"/>
    <w:rsid w:val="00F3271D"/>
    <w:rsid w:val="00F3358F"/>
    <w:rsid w:val="00F3452B"/>
    <w:rsid w:val="00F3523B"/>
    <w:rsid w:val="00F35928"/>
    <w:rsid w:val="00F3611E"/>
    <w:rsid w:val="00F3622B"/>
    <w:rsid w:val="00F363AA"/>
    <w:rsid w:val="00F37860"/>
    <w:rsid w:val="00F40669"/>
    <w:rsid w:val="00F40926"/>
    <w:rsid w:val="00F40B24"/>
    <w:rsid w:val="00F41192"/>
    <w:rsid w:val="00F415F2"/>
    <w:rsid w:val="00F41799"/>
    <w:rsid w:val="00F417A0"/>
    <w:rsid w:val="00F4215A"/>
    <w:rsid w:val="00F42783"/>
    <w:rsid w:val="00F42BA5"/>
    <w:rsid w:val="00F432A7"/>
    <w:rsid w:val="00F4336E"/>
    <w:rsid w:val="00F44732"/>
    <w:rsid w:val="00F44CE0"/>
    <w:rsid w:val="00F4518D"/>
    <w:rsid w:val="00F45848"/>
    <w:rsid w:val="00F4613F"/>
    <w:rsid w:val="00F46725"/>
    <w:rsid w:val="00F5064A"/>
    <w:rsid w:val="00F51670"/>
    <w:rsid w:val="00F51B4F"/>
    <w:rsid w:val="00F51E62"/>
    <w:rsid w:val="00F53869"/>
    <w:rsid w:val="00F53D28"/>
    <w:rsid w:val="00F54CFE"/>
    <w:rsid w:val="00F56674"/>
    <w:rsid w:val="00F56D83"/>
    <w:rsid w:val="00F600BC"/>
    <w:rsid w:val="00F6010B"/>
    <w:rsid w:val="00F601C6"/>
    <w:rsid w:val="00F62CAC"/>
    <w:rsid w:val="00F63A61"/>
    <w:rsid w:val="00F651EB"/>
    <w:rsid w:val="00F65841"/>
    <w:rsid w:val="00F65BBA"/>
    <w:rsid w:val="00F66304"/>
    <w:rsid w:val="00F67255"/>
    <w:rsid w:val="00F72728"/>
    <w:rsid w:val="00F72A93"/>
    <w:rsid w:val="00F72B05"/>
    <w:rsid w:val="00F72E26"/>
    <w:rsid w:val="00F72E6B"/>
    <w:rsid w:val="00F73139"/>
    <w:rsid w:val="00F73D89"/>
    <w:rsid w:val="00F75B2C"/>
    <w:rsid w:val="00F76200"/>
    <w:rsid w:val="00F76877"/>
    <w:rsid w:val="00F773EB"/>
    <w:rsid w:val="00F77D1F"/>
    <w:rsid w:val="00F77FAE"/>
    <w:rsid w:val="00F81448"/>
    <w:rsid w:val="00F81516"/>
    <w:rsid w:val="00F81D7C"/>
    <w:rsid w:val="00F821E7"/>
    <w:rsid w:val="00F8250A"/>
    <w:rsid w:val="00F839B9"/>
    <w:rsid w:val="00F845CB"/>
    <w:rsid w:val="00F849D3"/>
    <w:rsid w:val="00F85586"/>
    <w:rsid w:val="00F85DA5"/>
    <w:rsid w:val="00F85F61"/>
    <w:rsid w:val="00F85FB9"/>
    <w:rsid w:val="00F8622F"/>
    <w:rsid w:val="00F8655E"/>
    <w:rsid w:val="00F8739B"/>
    <w:rsid w:val="00F87AE8"/>
    <w:rsid w:val="00F90AF5"/>
    <w:rsid w:val="00F90C6A"/>
    <w:rsid w:val="00F910CC"/>
    <w:rsid w:val="00F94978"/>
    <w:rsid w:val="00F954C7"/>
    <w:rsid w:val="00F9785E"/>
    <w:rsid w:val="00F97DDA"/>
    <w:rsid w:val="00FA0957"/>
    <w:rsid w:val="00FA0D94"/>
    <w:rsid w:val="00FA2685"/>
    <w:rsid w:val="00FA4167"/>
    <w:rsid w:val="00FA4C85"/>
    <w:rsid w:val="00FA4CCB"/>
    <w:rsid w:val="00FA4FF0"/>
    <w:rsid w:val="00FA53DD"/>
    <w:rsid w:val="00FA69F4"/>
    <w:rsid w:val="00FB02AF"/>
    <w:rsid w:val="00FB0AF3"/>
    <w:rsid w:val="00FB1FC9"/>
    <w:rsid w:val="00FB4633"/>
    <w:rsid w:val="00FB65A1"/>
    <w:rsid w:val="00FB66E9"/>
    <w:rsid w:val="00FC0518"/>
    <w:rsid w:val="00FC21FC"/>
    <w:rsid w:val="00FC37D0"/>
    <w:rsid w:val="00FC3866"/>
    <w:rsid w:val="00FC521C"/>
    <w:rsid w:val="00FC52FB"/>
    <w:rsid w:val="00FC5AEF"/>
    <w:rsid w:val="00FC5D57"/>
    <w:rsid w:val="00FC65F0"/>
    <w:rsid w:val="00FD1449"/>
    <w:rsid w:val="00FD1D4B"/>
    <w:rsid w:val="00FD26CB"/>
    <w:rsid w:val="00FD2710"/>
    <w:rsid w:val="00FD28B3"/>
    <w:rsid w:val="00FD35F1"/>
    <w:rsid w:val="00FD40B6"/>
    <w:rsid w:val="00FD5CF3"/>
    <w:rsid w:val="00FD68CD"/>
    <w:rsid w:val="00FD6F3D"/>
    <w:rsid w:val="00FD72D8"/>
    <w:rsid w:val="00FD7951"/>
    <w:rsid w:val="00FE0266"/>
    <w:rsid w:val="00FE0932"/>
    <w:rsid w:val="00FE0EF0"/>
    <w:rsid w:val="00FE1109"/>
    <w:rsid w:val="00FE1974"/>
    <w:rsid w:val="00FE2192"/>
    <w:rsid w:val="00FE25DD"/>
    <w:rsid w:val="00FE459C"/>
    <w:rsid w:val="00FE4AB1"/>
    <w:rsid w:val="00FE5B9B"/>
    <w:rsid w:val="00FE792F"/>
    <w:rsid w:val="00FE7CDE"/>
    <w:rsid w:val="00FE7F24"/>
    <w:rsid w:val="00FF07DA"/>
    <w:rsid w:val="00FF0CD5"/>
    <w:rsid w:val="00FF29BA"/>
    <w:rsid w:val="00FF6247"/>
    <w:rsid w:val="00FF78C1"/>
    <w:rsid w:val="00FF7D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597DE"/>
  <w14:defaultImageDpi w14:val="32767"/>
  <w15:chartTrackingRefBased/>
  <w15:docId w15:val="{C6C4AE83-9810-3F40-96C5-E5F87AB28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6AFE"/>
    <w:rPr>
      <w:rFonts w:ascii="Times New Roman" w:eastAsia="Times New Roman" w:hAnsi="Times New Roman" w:cs="Times New Roman"/>
      <w:lang w:val="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2CB1"/>
    <w:pPr>
      <w:tabs>
        <w:tab w:val="center" w:pos="4703"/>
        <w:tab w:val="right" w:pos="9406"/>
      </w:tabs>
    </w:pPr>
  </w:style>
  <w:style w:type="character" w:customStyle="1" w:styleId="HeaderChar">
    <w:name w:val="Header Char"/>
    <w:basedOn w:val="DefaultParagraphFont"/>
    <w:link w:val="Header"/>
    <w:uiPriority w:val="99"/>
    <w:rsid w:val="001B2CB1"/>
  </w:style>
  <w:style w:type="paragraph" w:styleId="Footer">
    <w:name w:val="footer"/>
    <w:basedOn w:val="Normal"/>
    <w:link w:val="FooterChar"/>
    <w:uiPriority w:val="99"/>
    <w:unhideWhenUsed/>
    <w:rsid w:val="001B2CB1"/>
    <w:pPr>
      <w:tabs>
        <w:tab w:val="center" w:pos="4703"/>
        <w:tab w:val="right" w:pos="9406"/>
      </w:tabs>
    </w:pPr>
  </w:style>
  <w:style w:type="character" w:customStyle="1" w:styleId="FooterChar">
    <w:name w:val="Footer Char"/>
    <w:basedOn w:val="DefaultParagraphFont"/>
    <w:link w:val="Footer"/>
    <w:uiPriority w:val="99"/>
    <w:rsid w:val="001B2CB1"/>
  </w:style>
  <w:style w:type="character" w:styleId="CommentReference">
    <w:name w:val="annotation reference"/>
    <w:basedOn w:val="DefaultParagraphFont"/>
    <w:uiPriority w:val="99"/>
    <w:semiHidden/>
    <w:unhideWhenUsed/>
    <w:rsid w:val="00AA28DF"/>
    <w:rPr>
      <w:sz w:val="16"/>
      <w:szCs w:val="16"/>
    </w:rPr>
  </w:style>
  <w:style w:type="paragraph" w:styleId="CommentText">
    <w:name w:val="annotation text"/>
    <w:basedOn w:val="Normal"/>
    <w:link w:val="CommentTextChar"/>
    <w:uiPriority w:val="99"/>
    <w:semiHidden/>
    <w:unhideWhenUsed/>
    <w:rsid w:val="00AA28DF"/>
    <w:rPr>
      <w:sz w:val="20"/>
      <w:szCs w:val="20"/>
    </w:rPr>
  </w:style>
  <w:style w:type="character" w:customStyle="1" w:styleId="CommentTextChar">
    <w:name w:val="Comment Text Char"/>
    <w:basedOn w:val="DefaultParagraphFont"/>
    <w:link w:val="CommentText"/>
    <w:uiPriority w:val="99"/>
    <w:semiHidden/>
    <w:rsid w:val="00AA28DF"/>
    <w:rPr>
      <w:sz w:val="20"/>
      <w:szCs w:val="20"/>
    </w:rPr>
  </w:style>
  <w:style w:type="paragraph" w:styleId="CommentSubject">
    <w:name w:val="annotation subject"/>
    <w:basedOn w:val="CommentText"/>
    <w:next w:val="CommentText"/>
    <w:link w:val="CommentSubjectChar"/>
    <w:uiPriority w:val="99"/>
    <w:semiHidden/>
    <w:unhideWhenUsed/>
    <w:rsid w:val="00AA28DF"/>
    <w:rPr>
      <w:b/>
      <w:bCs/>
    </w:rPr>
  </w:style>
  <w:style w:type="character" w:customStyle="1" w:styleId="CommentSubjectChar">
    <w:name w:val="Comment Subject Char"/>
    <w:basedOn w:val="CommentTextChar"/>
    <w:link w:val="CommentSubject"/>
    <w:uiPriority w:val="99"/>
    <w:semiHidden/>
    <w:rsid w:val="00AA28DF"/>
    <w:rPr>
      <w:b/>
      <w:bCs/>
      <w:sz w:val="20"/>
      <w:szCs w:val="20"/>
    </w:rPr>
  </w:style>
  <w:style w:type="paragraph" w:styleId="BalloonText">
    <w:name w:val="Balloon Text"/>
    <w:basedOn w:val="Normal"/>
    <w:link w:val="BalloonTextChar"/>
    <w:uiPriority w:val="99"/>
    <w:semiHidden/>
    <w:unhideWhenUsed/>
    <w:rsid w:val="00AA28DF"/>
    <w:rPr>
      <w:sz w:val="18"/>
      <w:szCs w:val="18"/>
    </w:rPr>
  </w:style>
  <w:style w:type="character" w:customStyle="1" w:styleId="BalloonTextChar">
    <w:name w:val="Balloon Text Char"/>
    <w:basedOn w:val="DefaultParagraphFont"/>
    <w:link w:val="BalloonText"/>
    <w:uiPriority w:val="99"/>
    <w:semiHidden/>
    <w:rsid w:val="00AA28DF"/>
    <w:rPr>
      <w:rFonts w:ascii="Times New Roman" w:hAnsi="Times New Roman" w:cs="Times New Roman"/>
      <w:sz w:val="18"/>
      <w:szCs w:val="18"/>
    </w:rPr>
  </w:style>
  <w:style w:type="character" w:styleId="Hyperlink">
    <w:name w:val="Hyperlink"/>
    <w:basedOn w:val="DefaultParagraphFont"/>
    <w:uiPriority w:val="99"/>
    <w:semiHidden/>
    <w:unhideWhenUsed/>
    <w:rsid w:val="001745B5"/>
    <w:rPr>
      <w:color w:val="0000FF"/>
      <w:u w:val="single"/>
    </w:rPr>
  </w:style>
  <w:style w:type="character" w:styleId="Emphasis">
    <w:name w:val="Emphasis"/>
    <w:basedOn w:val="DefaultParagraphFont"/>
    <w:uiPriority w:val="20"/>
    <w:qFormat/>
    <w:rsid w:val="001745B5"/>
    <w:rPr>
      <w:i/>
      <w:iCs/>
    </w:rPr>
  </w:style>
  <w:style w:type="character" w:customStyle="1" w:styleId="highwire-cite-metadata-doi">
    <w:name w:val="highwire-cite-metadata-doi"/>
    <w:basedOn w:val="DefaultParagraphFont"/>
    <w:rsid w:val="009B0092"/>
  </w:style>
  <w:style w:type="character" w:customStyle="1" w:styleId="cit">
    <w:name w:val="cit"/>
    <w:basedOn w:val="DefaultParagraphFont"/>
    <w:rsid w:val="009B00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822718">
      <w:bodyDiv w:val="1"/>
      <w:marLeft w:val="0"/>
      <w:marRight w:val="0"/>
      <w:marTop w:val="0"/>
      <w:marBottom w:val="0"/>
      <w:divBdr>
        <w:top w:val="none" w:sz="0" w:space="0" w:color="auto"/>
        <w:left w:val="none" w:sz="0" w:space="0" w:color="auto"/>
        <w:bottom w:val="none" w:sz="0" w:space="0" w:color="auto"/>
        <w:right w:val="none" w:sz="0" w:space="0" w:color="auto"/>
      </w:divBdr>
    </w:div>
    <w:div w:id="923994926">
      <w:bodyDiv w:val="1"/>
      <w:marLeft w:val="0"/>
      <w:marRight w:val="0"/>
      <w:marTop w:val="0"/>
      <w:marBottom w:val="0"/>
      <w:divBdr>
        <w:top w:val="none" w:sz="0" w:space="0" w:color="auto"/>
        <w:left w:val="none" w:sz="0" w:space="0" w:color="auto"/>
        <w:bottom w:val="none" w:sz="0" w:space="0" w:color="auto"/>
        <w:right w:val="none" w:sz="0" w:space="0" w:color="auto"/>
      </w:divBdr>
    </w:div>
    <w:div w:id="2145155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royalsocietypublishing.org/author/Doucet%2C+St%C3%A9phanie+M" TargetMode="External"/><Relationship Id="rId13" Type="http://schemas.openxmlformats.org/officeDocument/2006/relationships/hyperlink" Target="https://doi.org/10.1111/oik.06789" TargetMode="External"/><Relationship Id="rId3" Type="http://schemas.openxmlformats.org/officeDocument/2006/relationships/hyperlink" Target="https://royalsocietypublishing.org/author/Hill%2C+Carrie+E" TargetMode="External"/><Relationship Id="rId7" Type="http://schemas.openxmlformats.org/officeDocument/2006/relationships/hyperlink" Target="https://royalsocietypublishing.org/author/Bitton%2C+Pierre-Paul" TargetMode="External"/><Relationship Id="rId12" Type="http://schemas.openxmlformats.org/officeDocument/2006/relationships/hyperlink" Target="https://doi.org/10.1073/pnas.1702482114" TargetMode="External"/><Relationship Id="rId2" Type="http://schemas.openxmlformats.org/officeDocument/2006/relationships/hyperlink" Target="https://royalsocietypublishing.org/author/Wham%2C+Drew+C" TargetMode="External"/><Relationship Id="rId1" Type="http://schemas.openxmlformats.org/officeDocument/2006/relationships/hyperlink" Target="https://royalsocietypublishing.org/author/Ezray%2C+Briana+D" TargetMode="External"/><Relationship Id="rId6" Type="http://schemas.openxmlformats.org/officeDocument/2006/relationships/hyperlink" Target="https://royalsocietypublishing.org/author/Mu%C3%B1oz-Ram%C3%ADrez%2C+Carlos+P" TargetMode="External"/><Relationship Id="rId11" Type="http://schemas.openxmlformats.org/officeDocument/2006/relationships/hyperlink" Target="https://doi.org/10.1073/pnas.1519216113" TargetMode="External"/><Relationship Id="rId5" Type="http://schemas.openxmlformats.org/officeDocument/2006/relationships/hyperlink" Target="https://doi.org/10.1098/rspb.2019.1501" TargetMode="External"/><Relationship Id="rId15" Type="http://schemas.openxmlformats.org/officeDocument/2006/relationships/hyperlink" Target="https://doi.org/10.1101/2020.11.19.389577" TargetMode="External"/><Relationship Id="rId10" Type="http://schemas.openxmlformats.org/officeDocument/2006/relationships/hyperlink" Target="https://doi.org/10.1098/rsbl.2016.0429" TargetMode="External"/><Relationship Id="rId4" Type="http://schemas.openxmlformats.org/officeDocument/2006/relationships/hyperlink" Target="https://royalsocietypublishing.org/author/Hines%2C+Heather+M" TargetMode="External"/><Relationship Id="rId9" Type="http://schemas.openxmlformats.org/officeDocument/2006/relationships/hyperlink" Target="https://royalsocietypublishing.org/author/Knowles%2C+Lacey+L" TargetMode="External"/><Relationship Id="rId14" Type="http://schemas.openxmlformats.org/officeDocument/2006/relationships/hyperlink" Target="https://joron.cefe.cnrs.fr/wp-content/uploads/2020/11/jay20biorxiv_model.pdf"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footer" Target="footer1.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74B299-45C0-5D4F-8416-31707407C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3687</TotalTime>
  <Pages>17</Pages>
  <Words>4988</Words>
  <Characters>28437</Characters>
  <Application>Microsoft Office Word</Application>
  <DocSecurity>0</DocSecurity>
  <Lines>236</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3740</cp:revision>
  <dcterms:created xsi:type="dcterms:W3CDTF">2020-10-22T09:28:00Z</dcterms:created>
  <dcterms:modified xsi:type="dcterms:W3CDTF">2021-09-14T21:01:00Z</dcterms:modified>
</cp:coreProperties>
</file>